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DB6" w:rsidRDefault="00E92DB6" w:rsidP="00E92DB6">
      <w:pPr>
        <w:pStyle w:val="Heading1"/>
        <w:bidi/>
        <w:jc w:val="center"/>
        <w:rPr>
          <w:rFonts w:hint="cs"/>
          <w:rtl/>
          <w:lang w:bidi="ar-EG"/>
        </w:rPr>
      </w:pPr>
      <w:proofErr w:type="spellStart"/>
      <w:r w:rsidRPr="006159A1">
        <w:t>Lampader</w:t>
      </w:r>
      <w:r>
        <w:t>s</w:t>
      </w:r>
      <w:proofErr w:type="spellEnd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2E2E7C" w:rsidTr="002E2E7C">
        <w:tc>
          <w:tcPr>
            <w:tcW w:w="4148" w:type="dxa"/>
          </w:tcPr>
          <w:p w:rsidR="002E2E7C" w:rsidRDefault="002E2E7C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682DF548" wp14:editId="4627B122">
                  <wp:extent cx="2455914" cy="3686175"/>
                  <wp:effectExtent l="0" t="0" r="1905" b="0"/>
                  <wp:docPr id="14" name="Picture 14" descr="https://kandilegypt.com/wp-content/uploads/2024/07/WhatsApp-Image-2024-07-29-at-4.00.36-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kandilegypt.com/wp-content/uploads/2024/07/WhatsApp-Image-2024-07-29-at-4.00.36-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762" cy="3702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2E7C" w:rsidRDefault="002E2E7C">
            <w:pPr>
              <w:rPr>
                <w:rtl/>
              </w:rPr>
            </w:pPr>
          </w:p>
          <w:p w:rsidR="002E2E7C" w:rsidRDefault="002E2E7C">
            <w:pPr>
              <w:rPr>
                <w:rtl/>
              </w:rPr>
            </w:pPr>
          </w:p>
        </w:tc>
        <w:tc>
          <w:tcPr>
            <w:tcW w:w="4148" w:type="dxa"/>
          </w:tcPr>
          <w:p w:rsidR="002E2E7C" w:rsidRPr="006159A1" w:rsidRDefault="002E2E7C" w:rsidP="002E2E7C">
            <w:pPr>
              <w:bidi w:val="0"/>
              <w:spacing w:before="100" w:beforeAutospacing="1" w:after="100" w:afterAutospacing="1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proofErr w:type="spellStart"/>
            <w:r w:rsidRPr="006159A1"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  <w:t>Lampader</w:t>
            </w:r>
            <w:proofErr w:type="spellEnd"/>
            <w:r w:rsidRPr="006159A1"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  <w:t xml:space="preserve"> 40cm Round 2013 Arrow Crystal Solitaire Gold</w:t>
            </w:r>
          </w:p>
          <w:p w:rsidR="002E2E7C" w:rsidRPr="006159A1" w:rsidRDefault="002E2E7C" w:rsidP="002E2E7C">
            <w:pPr>
              <w:bidi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59A1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del w:id="0" w:author="Unknown">
              <w:r w:rsidRPr="006159A1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.166 EGP</w:delText>
              </w:r>
            </w:del>
            <w:r w:rsidRPr="006159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159A1"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>السعر الأصلي هو: 7.166</w:t>
            </w:r>
            <w:r w:rsidRPr="006159A1">
              <w:rPr>
                <w:rFonts w:ascii="Times New Roman" w:eastAsia="Times New Roman" w:hAnsi="Times New Roman" w:cs="Times New Roman"/>
                <w:sz w:val="24"/>
                <w:szCs w:val="24"/>
              </w:rPr>
              <w:t> EGP.</w:t>
            </w:r>
            <w:ins w:id="1" w:author="Unknown">
              <w:r w:rsidRPr="006159A1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5.735 EGP</w:t>
              </w:r>
            </w:ins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69"/>
              <w:gridCol w:w="1098"/>
            </w:tblGrid>
            <w:tr w:rsidR="002E2E7C" w:rsidRPr="006159A1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E2E7C" w:rsidRPr="006159A1" w:rsidRDefault="002E2E7C" w:rsidP="002E2E7C">
                  <w:pPr>
                    <w:bidi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الأبعاد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E2E7C" w:rsidRPr="006159A1" w:rsidRDefault="002E2E7C" w:rsidP="002E2E7C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40 </w:t>
                  </w:r>
                  <w:r w:rsidRPr="006159A1"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  <w:t>سنتيميتر</w:t>
                  </w:r>
                </w:p>
              </w:tc>
            </w:tr>
            <w:tr w:rsidR="002E2E7C" w:rsidRPr="006159A1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E2E7C" w:rsidRPr="006159A1" w:rsidRDefault="002E2E7C" w:rsidP="002E2E7C">
                  <w:pPr>
                    <w:bidi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ماركة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E2E7C" w:rsidRPr="006159A1" w:rsidRDefault="002E2E7C" w:rsidP="002E2E7C">
                  <w:pPr>
                    <w:bidi w:val="0"/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6" w:history="1">
                    <w:r w:rsidRPr="006159A1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rtl/>
                      </w:rPr>
                      <w:t>قنديل مصر</w:t>
                    </w:r>
                  </w:hyperlink>
                </w:p>
              </w:tc>
            </w:tr>
            <w:tr w:rsidR="002E2E7C" w:rsidRPr="006159A1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E2E7C" w:rsidRPr="006159A1" w:rsidRDefault="002E2E7C" w:rsidP="002E2E7C">
                  <w:pPr>
                    <w:bidi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اللمبة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E2E7C" w:rsidRPr="006159A1" w:rsidRDefault="002E2E7C" w:rsidP="002E2E7C">
                  <w:pPr>
                    <w:bidi w:val="0"/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7" w:history="1">
                    <w:r w:rsidRPr="006159A1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E14</w:t>
                    </w:r>
                  </w:hyperlink>
                </w:p>
              </w:tc>
            </w:tr>
            <w:tr w:rsidR="002E2E7C" w:rsidRPr="006159A1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E2E7C" w:rsidRPr="006159A1" w:rsidRDefault="002E2E7C" w:rsidP="002E2E7C">
                  <w:pPr>
                    <w:bidi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اللون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E2E7C" w:rsidRPr="006159A1" w:rsidRDefault="002E2E7C" w:rsidP="002E2E7C">
                  <w:pPr>
                    <w:bidi w:val="0"/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8" w:history="1">
                    <w:proofErr w:type="spellStart"/>
                    <w:r w:rsidRPr="006159A1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rtl/>
                      </w:rPr>
                      <w:t>سوليتير</w:t>
                    </w:r>
                    <w:proofErr w:type="spellEnd"/>
                    <w:r w:rsidRPr="006159A1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rtl/>
                      </w:rPr>
                      <w:t xml:space="preserve"> جولد</w:t>
                    </w:r>
                  </w:hyperlink>
                </w:p>
              </w:tc>
            </w:tr>
            <w:tr w:rsidR="002E2E7C" w:rsidRPr="006159A1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E2E7C" w:rsidRPr="006159A1" w:rsidRDefault="002E2E7C" w:rsidP="002E2E7C">
                  <w:pPr>
                    <w:bidi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الخامة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E2E7C" w:rsidRPr="006159A1" w:rsidRDefault="002E2E7C" w:rsidP="002E2E7C">
                  <w:pPr>
                    <w:bidi w:val="0"/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9" w:history="1">
                    <w:r w:rsidRPr="006159A1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rtl/>
                      </w:rPr>
                      <w:t>معدن</w:t>
                    </w:r>
                  </w:hyperlink>
                </w:p>
              </w:tc>
            </w:tr>
            <w:tr w:rsidR="002E2E7C" w:rsidRPr="006159A1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E2E7C" w:rsidRPr="006159A1" w:rsidRDefault="002E2E7C" w:rsidP="002E2E7C">
                  <w:pPr>
                    <w:bidi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الغرفة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E2E7C" w:rsidRPr="006159A1" w:rsidRDefault="002E2E7C" w:rsidP="002E2E7C">
                  <w:pPr>
                    <w:bidi w:val="0"/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10" w:history="1">
                    <w:r w:rsidRPr="006159A1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rtl/>
                      </w:rPr>
                      <w:t>غرفة المعيشة</w:t>
                    </w:r>
                  </w:hyperlink>
                </w:p>
              </w:tc>
            </w:tr>
            <w:tr w:rsidR="002E2E7C" w:rsidRPr="006159A1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E2E7C" w:rsidRPr="006159A1" w:rsidRDefault="002E2E7C" w:rsidP="002E2E7C">
                  <w:pPr>
                    <w:bidi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الطراز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E2E7C" w:rsidRPr="006159A1" w:rsidRDefault="002E2E7C" w:rsidP="002E2E7C">
                  <w:pPr>
                    <w:bidi w:val="0"/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11" w:history="1">
                    <w:r w:rsidRPr="006159A1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rtl/>
                      </w:rPr>
                      <w:t>مودرن</w:t>
                    </w:r>
                  </w:hyperlink>
                </w:p>
              </w:tc>
            </w:tr>
          </w:tbl>
          <w:p w:rsidR="002E2E7C" w:rsidRDefault="002E2E7C" w:rsidP="002E2E7C">
            <w:pPr>
              <w:bidi w:val="0"/>
            </w:pPr>
          </w:p>
          <w:p w:rsidR="002E2E7C" w:rsidRDefault="002E2E7C" w:rsidP="002E2E7C">
            <w:pPr>
              <w:bidi w:val="0"/>
            </w:pPr>
            <w:r>
              <w:rPr>
                <w:rFonts w:cs="Arial"/>
                <w:rtl/>
              </w:rPr>
              <w:t xml:space="preserve">7.166 </w:t>
            </w:r>
            <w:r>
              <w:t>EGP The original price is: 7.166 EGP.5.735 EGP</w:t>
            </w:r>
          </w:p>
          <w:p w:rsidR="002E2E7C" w:rsidRDefault="002E2E7C" w:rsidP="002E2E7C">
            <w:pPr>
              <w:bidi w:val="0"/>
            </w:pPr>
            <w:r>
              <w:t>Dimensions 40 cm</w:t>
            </w:r>
          </w:p>
          <w:p w:rsidR="002E2E7C" w:rsidRDefault="002E2E7C" w:rsidP="002E2E7C">
            <w:pPr>
              <w:bidi w:val="0"/>
            </w:pPr>
            <w:proofErr w:type="spellStart"/>
            <w:r>
              <w:t>Kandil</w:t>
            </w:r>
            <w:proofErr w:type="spellEnd"/>
            <w:r>
              <w:t xml:space="preserve"> brand Egypt</w:t>
            </w:r>
          </w:p>
          <w:p w:rsidR="002E2E7C" w:rsidRDefault="002E2E7C" w:rsidP="002E2E7C">
            <w:pPr>
              <w:bidi w:val="0"/>
              <w:rPr>
                <w:rtl/>
              </w:rPr>
            </w:pPr>
          </w:p>
          <w:p w:rsidR="002E2E7C" w:rsidRDefault="002E2E7C" w:rsidP="002E2E7C">
            <w:pPr>
              <w:bidi w:val="0"/>
            </w:pPr>
            <w:r>
              <w:t>Bulb E14</w:t>
            </w:r>
          </w:p>
          <w:p w:rsidR="002E2E7C" w:rsidRDefault="002E2E7C" w:rsidP="002E2E7C">
            <w:pPr>
              <w:bidi w:val="0"/>
              <w:rPr>
                <w:rtl/>
              </w:rPr>
            </w:pPr>
          </w:p>
          <w:p w:rsidR="002E2E7C" w:rsidRDefault="002E2E7C" w:rsidP="002E2E7C">
            <w:pPr>
              <w:bidi w:val="0"/>
            </w:pPr>
            <w:r>
              <w:t>Color Solitaire Gold</w:t>
            </w:r>
          </w:p>
          <w:p w:rsidR="002E2E7C" w:rsidRDefault="002E2E7C" w:rsidP="002E2E7C">
            <w:pPr>
              <w:bidi w:val="0"/>
              <w:rPr>
                <w:rtl/>
              </w:rPr>
            </w:pPr>
          </w:p>
          <w:p w:rsidR="002E2E7C" w:rsidRDefault="002E2E7C" w:rsidP="002E2E7C">
            <w:pPr>
              <w:bidi w:val="0"/>
            </w:pPr>
            <w:r>
              <w:t>The material is metal</w:t>
            </w:r>
          </w:p>
          <w:p w:rsidR="002E2E7C" w:rsidRDefault="002E2E7C" w:rsidP="002E2E7C">
            <w:pPr>
              <w:bidi w:val="0"/>
              <w:rPr>
                <w:rtl/>
              </w:rPr>
            </w:pPr>
          </w:p>
          <w:p w:rsidR="002E2E7C" w:rsidRDefault="002E2E7C" w:rsidP="002E2E7C">
            <w:pPr>
              <w:bidi w:val="0"/>
            </w:pPr>
            <w:r>
              <w:t>The room is the living room</w:t>
            </w:r>
          </w:p>
          <w:p w:rsidR="002E2E7C" w:rsidRDefault="002E2E7C" w:rsidP="002E2E7C">
            <w:pPr>
              <w:bidi w:val="0"/>
              <w:rPr>
                <w:rtl/>
              </w:rPr>
            </w:pPr>
          </w:p>
          <w:p w:rsidR="002E2E7C" w:rsidRDefault="002E2E7C" w:rsidP="002E2E7C">
            <w:pPr>
              <w:bidi w:val="0"/>
              <w:rPr>
                <w:rtl/>
              </w:rPr>
            </w:pPr>
            <w:r>
              <w:t>Modern style</w:t>
            </w:r>
          </w:p>
        </w:tc>
      </w:tr>
      <w:tr w:rsidR="002E2E7C" w:rsidTr="002E2E7C">
        <w:tc>
          <w:tcPr>
            <w:tcW w:w="4148" w:type="dxa"/>
          </w:tcPr>
          <w:p w:rsidR="002E2E7C" w:rsidRDefault="009341F6">
            <w:pPr>
              <w:rPr>
                <w:rtl/>
                <w:lang w:bidi="ar-EG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7967C2" wp14:editId="7E8E6A7E">
                  <wp:extent cx="2628900" cy="2628900"/>
                  <wp:effectExtent l="0" t="0" r="0" b="0"/>
                  <wp:docPr id="15" name="Picture 15" descr="https://kandilegypt.com/wp-content/uploads/2024/09/لمبادير-3-لمبه-مروحه-وايتى-×-فضى-k10000416509194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kandilegypt.com/wp-content/uploads/2024/09/لمبادير-3-لمبه-مروحه-وايتى-×-فضى-k10000416509194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41F6" w:rsidRDefault="009341F6">
            <w:pPr>
              <w:rPr>
                <w:rtl/>
                <w:lang w:bidi="ar-EG"/>
              </w:rPr>
            </w:pPr>
          </w:p>
          <w:p w:rsidR="009341F6" w:rsidRDefault="009341F6">
            <w:pPr>
              <w:rPr>
                <w:rFonts w:hint="cs"/>
                <w:rtl/>
                <w:lang w:bidi="ar-EG"/>
              </w:rPr>
            </w:pPr>
          </w:p>
        </w:tc>
        <w:tc>
          <w:tcPr>
            <w:tcW w:w="4148" w:type="dxa"/>
          </w:tcPr>
          <w:p w:rsidR="009341F6" w:rsidRDefault="009341F6" w:rsidP="009341F6">
            <w:pPr>
              <w:pStyle w:val="Heading1"/>
              <w:outlineLvl w:val="0"/>
            </w:pPr>
            <w:r>
              <w:t>Lamp 3 lights fan White × silver</w:t>
            </w:r>
          </w:p>
          <w:p w:rsidR="009341F6" w:rsidRDefault="009341F6" w:rsidP="009341F6">
            <w:pPr>
              <w:pStyle w:val="price"/>
            </w:pPr>
            <w:r>
              <w:rPr>
                <w:rStyle w:val="woocommerce-price-amount"/>
              </w:rPr>
              <w:t>7.265 </w:t>
            </w:r>
            <w:r>
              <w:rPr>
                <w:rStyle w:val="woocommerce-price-currencysymbol"/>
              </w:rPr>
              <w:t>EGP</w:t>
            </w:r>
          </w:p>
          <w:p w:rsidR="009341F6" w:rsidRDefault="009341F6" w:rsidP="009341F6">
            <w:pPr>
              <w:numPr>
                <w:ilvl w:val="0"/>
                <w:numId w:val="1"/>
              </w:numPr>
              <w:bidi w:val="0"/>
              <w:spacing w:before="100" w:beforeAutospacing="1" w:after="100" w:afterAutospacing="1"/>
            </w:pPr>
            <w:r>
              <w:t>3-year warranty</w:t>
            </w:r>
          </w:p>
          <w:p w:rsidR="009341F6" w:rsidRDefault="009341F6" w:rsidP="009341F6">
            <w:pPr>
              <w:numPr>
                <w:ilvl w:val="0"/>
                <w:numId w:val="1"/>
              </w:numPr>
              <w:bidi w:val="0"/>
              <w:spacing w:before="100" w:beforeAutospacing="1" w:after="100" w:afterAutospacing="1"/>
            </w:pPr>
            <w:r>
              <w:t xml:space="preserve">30 </w:t>
            </w:r>
            <w:proofErr w:type="gramStart"/>
            <w:r>
              <w:t>days</w:t>
            </w:r>
            <w:proofErr w:type="gramEnd"/>
            <w:r>
              <w:t xml:space="preserve"> free return guarantee</w:t>
            </w:r>
          </w:p>
          <w:p w:rsidR="009341F6" w:rsidRDefault="009341F6" w:rsidP="009341F6">
            <w:pPr>
              <w:numPr>
                <w:ilvl w:val="0"/>
                <w:numId w:val="1"/>
              </w:numPr>
              <w:bidi w:val="0"/>
              <w:spacing w:before="100" w:beforeAutospacing="1" w:after="100" w:afterAutospacing="1"/>
            </w:pPr>
            <w:r>
              <w:t>Price is excluding bulbs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75"/>
              <w:gridCol w:w="1471"/>
            </w:tblGrid>
            <w:tr w:rsidR="009341F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341F6" w:rsidRDefault="009341F6" w:rsidP="009341F6">
                  <w:pPr>
                    <w:bidi w:val="0"/>
                    <w:spacing w:after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weight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341F6" w:rsidRDefault="009341F6" w:rsidP="009341F6">
                  <w:pPr>
                    <w:bidi w:val="0"/>
                  </w:pPr>
                  <w:r>
                    <w:t xml:space="preserve">9,5 </w:t>
                  </w:r>
                  <w:r>
                    <w:rPr>
                      <w:rtl/>
                    </w:rPr>
                    <w:t>كيلوجرام</w:t>
                  </w:r>
                </w:p>
              </w:tc>
            </w:tr>
            <w:tr w:rsidR="009341F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341F6" w:rsidRDefault="009341F6" w:rsidP="009341F6">
                  <w:pPr>
                    <w:bidi w:val="0"/>
                    <w:jc w:val="center"/>
                    <w:rPr>
                      <w:b/>
                      <w:bCs/>
                    </w:rPr>
                  </w:pPr>
                  <w:r>
                    <w:t>Dimensions</w:t>
                  </w:r>
                  <w:r>
                    <w:t>: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341F6" w:rsidRDefault="009341F6" w:rsidP="009341F6">
                  <w:pPr>
                    <w:bidi w:val="0"/>
                  </w:pPr>
                  <w:r>
                    <w:t xml:space="preserve">70 × 190 </w:t>
                  </w:r>
                  <w:r>
                    <w:rPr>
                      <w:rtl/>
                    </w:rPr>
                    <w:t>سنتيميتر</w:t>
                  </w:r>
                </w:p>
              </w:tc>
            </w:tr>
            <w:tr w:rsidR="009341F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341F6" w:rsidRDefault="009341F6" w:rsidP="009341F6">
                  <w:pPr>
                    <w:bidi w:val="0"/>
                    <w:jc w:val="center"/>
                    <w:rPr>
                      <w:b/>
                      <w:bCs/>
                    </w:rPr>
                  </w:pPr>
                  <w:r>
                    <w:t>brand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341F6" w:rsidRDefault="009341F6" w:rsidP="009341F6">
                  <w:pPr>
                    <w:pStyle w:val="NormalWeb"/>
                  </w:pPr>
                  <w:hyperlink r:id="rId13" w:history="1">
                    <w:r>
                      <w:rPr>
                        <w:rStyle w:val="Hyperlink"/>
                        <w:rtl/>
                      </w:rPr>
                      <w:t>قنديل مصر</w:t>
                    </w:r>
                  </w:hyperlink>
                </w:p>
              </w:tc>
            </w:tr>
            <w:tr w:rsidR="009341F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341F6" w:rsidRDefault="009341F6" w:rsidP="009341F6">
                  <w:pPr>
                    <w:bidi w:val="0"/>
                    <w:jc w:val="center"/>
                    <w:rPr>
                      <w:b/>
                      <w:bCs/>
                    </w:rPr>
                  </w:pPr>
                  <w:r>
                    <w:t>Bulb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341F6" w:rsidRDefault="009341F6" w:rsidP="009341F6">
                  <w:pPr>
                    <w:pStyle w:val="NormalWeb"/>
                  </w:pPr>
                  <w:hyperlink r:id="rId14" w:history="1">
                    <w:r>
                      <w:rPr>
                        <w:rStyle w:val="Hyperlink"/>
                      </w:rPr>
                      <w:t>E14</w:t>
                    </w:r>
                  </w:hyperlink>
                </w:p>
              </w:tc>
            </w:tr>
            <w:tr w:rsidR="009341F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341F6" w:rsidRDefault="009341F6" w:rsidP="009341F6">
                  <w:pPr>
                    <w:bidi w:val="0"/>
                    <w:jc w:val="center"/>
                    <w:rPr>
                      <w:b/>
                      <w:bCs/>
                    </w:rPr>
                  </w:pPr>
                  <w:r>
                    <w:t>Color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341F6" w:rsidRDefault="009341F6" w:rsidP="009341F6">
                  <w:pPr>
                    <w:pStyle w:val="NormalWeb"/>
                  </w:pPr>
                  <w:hyperlink r:id="rId15" w:history="1">
                    <w:r>
                      <w:rPr>
                        <w:rStyle w:val="Hyperlink"/>
                        <w:rtl/>
                      </w:rPr>
                      <w:t>وايتي</w:t>
                    </w:r>
                  </w:hyperlink>
                </w:p>
              </w:tc>
            </w:tr>
            <w:tr w:rsidR="009341F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341F6" w:rsidRDefault="009341F6" w:rsidP="009341F6">
                  <w:pPr>
                    <w:bidi w:val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Lights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341F6" w:rsidRDefault="009341F6" w:rsidP="009341F6">
                  <w:pPr>
                    <w:pStyle w:val="NormalWeb"/>
                  </w:pPr>
                  <w:hyperlink r:id="rId16" w:history="1">
                    <w:r>
                      <w:rPr>
                        <w:rStyle w:val="Hyperlink"/>
                      </w:rPr>
                      <w:t>3</w:t>
                    </w:r>
                  </w:hyperlink>
                </w:p>
              </w:tc>
            </w:tr>
            <w:tr w:rsidR="009341F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341F6" w:rsidRDefault="009341F6" w:rsidP="009341F6">
                  <w:pPr>
                    <w:bidi w:val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Material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341F6" w:rsidRDefault="009341F6" w:rsidP="009341F6">
                  <w:pPr>
                    <w:pStyle w:val="NormalWeb"/>
                  </w:pPr>
                  <w:hyperlink r:id="rId17" w:history="1">
                    <w:r>
                      <w:rPr>
                        <w:rStyle w:val="Hyperlink"/>
                        <w:rtl/>
                      </w:rPr>
                      <w:t>المونيوم</w:t>
                    </w:r>
                  </w:hyperlink>
                </w:p>
              </w:tc>
            </w:tr>
          </w:tbl>
          <w:p w:rsidR="002E2E7C" w:rsidRDefault="002E2E7C">
            <w:pPr>
              <w:rPr>
                <w:rtl/>
              </w:rPr>
            </w:pPr>
          </w:p>
        </w:tc>
      </w:tr>
      <w:tr w:rsidR="002E2E7C" w:rsidTr="002E2E7C">
        <w:tc>
          <w:tcPr>
            <w:tcW w:w="4148" w:type="dxa"/>
          </w:tcPr>
          <w:p w:rsidR="002E2E7C" w:rsidRDefault="009341F6">
            <w:pPr>
              <w:rPr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4FA971AC" wp14:editId="327AA47C">
                  <wp:extent cx="2578735" cy="2578735"/>
                  <wp:effectExtent l="0" t="0" r="0" b="0"/>
                  <wp:docPr id="16" name="Picture 16" descr="https://kandilegypt.com/wp-content/uploads/2024/09/لمبادير-تركى-بطبق-زجاج-وايتى-×-فضى-k10000400009204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kandilegypt.com/wp-content/uploads/2024/09/لمبادير-تركى-بطبق-زجاج-وايتى-×-فضى-k10000400009204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735" cy="2578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41F6" w:rsidRDefault="009341F6">
            <w:pPr>
              <w:rPr>
                <w:rFonts w:hint="cs"/>
                <w:rtl/>
                <w:lang w:bidi="ar-EG"/>
              </w:rPr>
            </w:pPr>
          </w:p>
        </w:tc>
        <w:tc>
          <w:tcPr>
            <w:tcW w:w="4148" w:type="dxa"/>
          </w:tcPr>
          <w:p w:rsidR="009341F6" w:rsidRPr="006159A1" w:rsidRDefault="009341F6" w:rsidP="009341F6">
            <w:pPr>
              <w:bidi w:val="0"/>
              <w:spacing w:before="100" w:beforeAutospacing="1" w:after="100" w:afterAutospacing="1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6159A1"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  <w:t>Turkish lamp with glass plate White × silver</w:t>
            </w:r>
          </w:p>
          <w:p w:rsidR="009341F6" w:rsidRPr="006159A1" w:rsidRDefault="009341F6" w:rsidP="009341F6">
            <w:pPr>
              <w:bidi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59A1">
              <w:rPr>
                <w:rFonts w:ascii="Times New Roman" w:eastAsia="Times New Roman" w:hAnsi="Times New Roman" w:cs="Times New Roman"/>
                <w:sz w:val="24"/>
                <w:szCs w:val="24"/>
              </w:rPr>
              <w:t>6.814 EGP</w:t>
            </w:r>
          </w:p>
          <w:p w:rsidR="009341F6" w:rsidRPr="006159A1" w:rsidRDefault="009341F6" w:rsidP="009341F6">
            <w:pPr>
              <w:numPr>
                <w:ilvl w:val="0"/>
                <w:numId w:val="2"/>
              </w:numPr>
              <w:bidi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59A1">
              <w:rPr>
                <w:rFonts w:ascii="Times New Roman" w:eastAsia="Times New Roman" w:hAnsi="Times New Roman" w:cs="Times New Roman"/>
                <w:sz w:val="24"/>
                <w:szCs w:val="24"/>
              </w:rPr>
              <w:t>3-year warranty</w:t>
            </w:r>
          </w:p>
          <w:p w:rsidR="009341F6" w:rsidRPr="006159A1" w:rsidRDefault="009341F6" w:rsidP="009341F6">
            <w:pPr>
              <w:numPr>
                <w:ilvl w:val="0"/>
                <w:numId w:val="2"/>
              </w:numPr>
              <w:bidi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59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30 </w:t>
            </w:r>
            <w:proofErr w:type="gramStart"/>
            <w:r w:rsidRPr="006159A1">
              <w:rPr>
                <w:rFonts w:ascii="Times New Roman" w:eastAsia="Times New Roman" w:hAnsi="Times New Roman" w:cs="Times New Roman"/>
                <w:sz w:val="24"/>
                <w:szCs w:val="24"/>
              </w:rPr>
              <w:t>days</w:t>
            </w:r>
            <w:proofErr w:type="gramEnd"/>
            <w:r w:rsidRPr="006159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free return guarantee</w:t>
            </w:r>
          </w:p>
          <w:p w:rsidR="009341F6" w:rsidRPr="006159A1" w:rsidRDefault="009341F6" w:rsidP="009341F6">
            <w:pPr>
              <w:numPr>
                <w:ilvl w:val="0"/>
                <w:numId w:val="2"/>
              </w:numPr>
              <w:bidi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59A1">
              <w:rPr>
                <w:rFonts w:ascii="Times New Roman" w:eastAsia="Times New Roman" w:hAnsi="Times New Roman" w:cs="Times New Roman"/>
                <w:sz w:val="24"/>
                <w:szCs w:val="24"/>
              </w:rPr>
              <w:t>Price is excluding bulbs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2"/>
              <w:gridCol w:w="1623"/>
            </w:tblGrid>
            <w:tr w:rsidR="009341F6" w:rsidRPr="006159A1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341F6" w:rsidRPr="006159A1" w:rsidRDefault="009341F6" w:rsidP="009341F6">
                  <w:pPr>
                    <w:bidi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الوزن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341F6" w:rsidRPr="006159A1" w:rsidRDefault="009341F6" w:rsidP="009341F6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9,8 </w:t>
                  </w:r>
                  <w:r w:rsidRPr="006159A1"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  <w:t>كيلوجرام</w:t>
                  </w:r>
                </w:p>
              </w:tc>
            </w:tr>
            <w:tr w:rsidR="009341F6" w:rsidRPr="006159A1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341F6" w:rsidRPr="006159A1" w:rsidRDefault="009341F6" w:rsidP="009341F6">
                  <w:pPr>
                    <w:bidi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الأبعاد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341F6" w:rsidRPr="006159A1" w:rsidRDefault="009341F6" w:rsidP="009341F6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55 × 190 </w:t>
                  </w:r>
                  <w:r w:rsidRPr="006159A1"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  <w:t>سنتيميتر</w:t>
                  </w:r>
                </w:p>
              </w:tc>
            </w:tr>
            <w:tr w:rsidR="009341F6" w:rsidRPr="006159A1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341F6" w:rsidRPr="006159A1" w:rsidRDefault="009341F6" w:rsidP="009341F6">
                  <w:pPr>
                    <w:bidi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ماركة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341F6" w:rsidRPr="006159A1" w:rsidRDefault="009341F6" w:rsidP="009341F6">
                  <w:pPr>
                    <w:bidi w:val="0"/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19" w:history="1">
                    <w:r w:rsidRPr="006159A1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rtl/>
                      </w:rPr>
                      <w:t>قنديل مصر</w:t>
                    </w:r>
                  </w:hyperlink>
                </w:p>
              </w:tc>
            </w:tr>
            <w:tr w:rsidR="009341F6" w:rsidRPr="006159A1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341F6" w:rsidRPr="006159A1" w:rsidRDefault="009341F6" w:rsidP="009341F6">
                  <w:pPr>
                    <w:bidi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اللمبة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341F6" w:rsidRPr="006159A1" w:rsidRDefault="009341F6" w:rsidP="009341F6">
                  <w:pPr>
                    <w:bidi w:val="0"/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20" w:history="1">
                    <w:r w:rsidRPr="006159A1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E14</w:t>
                    </w:r>
                  </w:hyperlink>
                </w:p>
              </w:tc>
            </w:tr>
            <w:tr w:rsidR="009341F6" w:rsidRPr="006159A1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341F6" w:rsidRPr="006159A1" w:rsidRDefault="009341F6" w:rsidP="009341F6">
                  <w:pPr>
                    <w:bidi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اللون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341F6" w:rsidRPr="006159A1" w:rsidRDefault="009341F6" w:rsidP="009341F6">
                  <w:pPr>
                    <w:bidi w:val="0"/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21" w:history="1">
                    <w:r w:rsidRPr="006159A1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rtl/>
                      </w:rPr>
                      <w:t>وايتي</w:t>
                    </w:r>
                  </w:hyperlink>
                </w:p>
              </w:tc>
            </w:tr>
            <w:tr w:rsidR="009341F6" w:rsidRPr="006159A1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341F6" w:rsidRPr="006159A1" w:rsidRDefault="009341F6" w:rsidP="009341F6">
                  <w:pPr>
                    <w:bidi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Dimensions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341F6" w:rsidRPr="006159A1" w:rsidRDefault="009341F6" w:rsidP="009341F6">
                  <w:pPr>
                    <w:bidi w:val="0"/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22" w:history="1">
                    <w:r w:rsidRPr="006159A1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–</w:t>
                    </w:r>
                  </w:hyperlink>
                </w:p>
              </w:tc>
            </w:tr>
            <w:tr w:rsidR="009341F6" w:rsidRPr="006159A1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341F6" w:rsidRPr="006159A1" w:rsidRDefault="009341F6" w:rsidP="009341F6">
                  <w:pPr>
                    <w:bidi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Lights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341F6" w:rsidRPr="006159A1" w:rsidRDefault="009341F6" w:rsidP="009341F6">
                  <w:pPr>
                    <w:bidi w:val="0"/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23" w:history="1">
                    <w:r w:rsidRPr="006159A1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3</w:t>
                    </w:r>
                  </w:hyperlink>
                </w:p>
              </w:tc>
            </w:tr>
            <w:tr w:rsidR="009341F6" w:rsidRPr="006159A1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341F6" w:rsidRPr="006159A1" w:rsidRDefault="009341F6" w:rsidP="009341F6">
                  <w:pPr>
                    <w:bidi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159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Material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341F6" w:rsidRPr="006159A1" w:rsidRDefault="009341F6" w:rsidP="009341F6">
                  <w:pPr>
                    <w:bidi w:val="0"/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24" w:history="1">
                    <w:r w:rsidRPr="006159A1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rtl/>
                      </w:rPr>
                      <w:t>المونيوم</w:t>
                    </w:r>
                  </w:hyperlink>
                </w:p>
              </w:tc>
            </w:tr>
          </w:tbl>
          <w:p w:rsidR="002E2E7C" w:rsidRDefault="002E2E7C">
            <w:pPr>
              <w:rPr>
                <w:rtl/>
              </w:rPr>
            </w:pPr>
          </w:p>
        </w:tc>
      </w:tr>
      <w:tr w:rsidR="002E2E7C" w:rsidTr="002E2E7C">
        <w:tc>
          <w:tcPr>
            <w:tcW w:w="4148" w:type="dxa"/>
          </w:tcPr>
          <w:p w:rsidR="002E2E7C" w:rsidRDefault="00D736BF">
            <w:pPr>
              <w:rPr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16739490" wp14:editId="6B17056B">
                  <wp:extent cx="2581275" cy="2581275"/>
                  <wp:effectExtent l="0" t="0" r="9525" b="9525"/>
                  <wp:docPr id="17" name="Picture 17" descr="https://kandilegypt.com/wp-content/uploads/2022/12/1000099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kandilegypt.com/wp-content/uploads/2022/12/1000099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36BF" w:rsidRDefault="00D736BF">
            <w:pPr>
              <w:rPr>
                <w:rFonts w:hint="cs"/>
                <w:rtl/>
                <w:lang w:bidi="ar-EG"/>
              </w:rPr>
            </w:pPr>
          </w:p>
        </w:tc>
        <w:tc>
          <w:tcPr>
            <w:tcW w:w="4148" w:type="dxa"/>
          </w:tcPr>
          <w:p w:rsidR="00D736BF" w:rsidRPr="00D736BF" w:rsidRDefault="00D736BF" w:rsidP="00D736BF">
            <w:pPr>
              <w:bidi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proofErr w:type="spellStart"/>
            <w:r w:rsidRPr="00D736BF"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  <w:t>Lampadir</w:t>
            </w:r>
            <w:proofErr w:type="spellEnd"/>
            <w:r w:rsidRPr="00D736BF"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  <w:t xml:space="preserve"> 1 bulb 8885 1</w:t>
            </w:r>
          </w:p>
          <w:p w:rsidR="00D736BF" w:rsidRPr="00D736BF" w:rsidRDefault="00D736BF" w:rsidP="00D736BF">
            <w:pPr>
              <w:bidi w:val="0"/>
              <w:rPr>
                <w:sz w:val="24"/>
                <w:szCs w:val="24"/>
                <w:lang w:bidi="ar-EG"/>
              </w:rPr>
            </w:pPr>
            <w:r w:rsidRPr="00D736BF">
              <w:rPr>
                <w:rFonts w:cs="Arial"/>
                <w:sz w:val="24"/>
                <w:szCs w:val="24"/>
                <w:rtl/>
                <w:lang w:bidi="ar-EG"/>
              </w:rPr>
              <w:t xml:space="preserve">3.680 </w:t>
            </w:r>
            <w:r w:rsidRPr="00D736BF">
              <w:rPr>
                <w:sz w:val="24"/>
                <w:szCs w:val="24"/>
                <w:lang w:bidi="ar-EG"/>
              </w:rPr>
              <w:t>EGP The original price is: 3.680 EGP. 3.312 EGP The current price is: 3.312 EGP.</w:t>
            </w:r>
          </w:p>
          <w:p w:rsidR="00D736BF" w:rsidRPr="00D736BF" w:rsidRDefault="00D736BF" w:rsidP="00D736BF">
            <w:pPr>
              <w:bidi w:val="0"/>
              <w:rPr>
                <w:sz w:val="24"/>
                <w:szCs w:val="24"/>
                <w:lang w:bidi="ar-EG"/>
              </w:rPr>
            </w:pPr>
            <w:proofErr w:type="spellStart"/>
            <w:r w:rsidRPr="00D736BF">
              <w:rPr>
                <w:sz w:val="24"/>
                <w:szCs w:val="24"/>
                <w:lang w:bidi="ar-EG"/>
              </w:rPr>
              <w:t>Kandil</w:t>
            </w:r>
            <w:proofErr w:type="spellEnd"/>
            <w:r w:rsidRPr="00D736BF">
              <w:rPr>
                <w:sz w:val="24"/>
                <w:szCs w:val="24"/>
                <w:lang w:bidi="ar-EG"/>
              </w:rPr>
              <w:t xml:space="preserve"> brand Egypt</w:t>
            </w:r>
          </w:p>
          <w:p w:rsidR="00D736BF" w:rsidRPr="00D736BF" w:rsidRDefault="00D736BF" w:rsidP="00D736BF">
            <w:pPr>
              <w:bidi w:val="0"/>
              <w:rPr>
                <w:sz w:val="24"/>
                <w:szCs w:val="24"/>
                <w:rtl/>
                <w:lang w:bidi="ar-EG"/>
              </w:rPr>
            </w:pPr>
          </w:p>
          <w:p w:rsidR="00D736BF" w:rsidRPr="00D736BF" w:rsidRDefault="00D736BF" w:rsidP="00D736BF">
            <w:pPr>
              <w:bidi w:val="0"/>
              <w:rPr>
                <w:sz w:val="24"/>
                <w:szCs w:val="24"/>
                <w:lang w:bidi="ar-EG"/>
              </w:rPr>
            </w:pPr>
            <w:r w:rsidRPr="00D736BF">
              <w:rPr>
                <w:sz w:val="24"/>
                <w:szCs w:val="24"/>
                <w:lang w:bidi="ar-EG"/>
              </w:rPr>
              <w:t>Dimensions 137 x 40 cm</w:t>
            </w:r>
          </w:p>
          <w:p w:rsidR="00D736BF" w:rsidRPr="00D736BF" w:rsidRDefault="00D736BF" w:rsidP="00D736BF">
            <w:pPr>
              <w:bidi w:val="0"/>
              <w:rPr>
                <w:sz w:val="24"/>
                <w:szCs w:val="24"/>
                <w:rtl/>
                <w:lang w:bidi="ar-EG"/>
              </w:rPr>
            </w:pPr>
          </w:p>
          <w:p w:rsidR="00D736BF" w:rsidRPr="00D736BF" w:rsidRDefault="00D736BF" w:rsidP="00D736BF">
            <w:pPr>
              <w:bidi w:val="0"/>
              <w:rPr>
                <w:sz w:val="24"/>
                <w:szCs w:val="24"/>
                <w:lang w:bidi="ar-EG"/>
              </w:rPr>
            </w:pPr>
            <w:r w:rsidRPr="00D736BF">
              <w:rPr>
                <w:sz w:val="24"/>
                <w:szCs w:val="24"/>
                <w:lang w:bidi="ar-EG"/>
              </w:rPr>
              <w:t>Bulbs 1</w:t>
            </w:r>
          </w:p>
          <w:p w:rsidR="00D736BF" w:rsidRPr="00D736BF" w:rsidRDefault="00D736BF" w:rsidP="00D736BF">
            <w:pPr>
              <w:bidi w:val="0"/>
              <w:rPr>
                <w:sz w:val="24"/>
                <w:szCs w:val="24"/>
                <w:rtl/>
                <w:lang w:bidi="ar-EG"/>
              </w:rPr>
            </w:pPr>
          </w:p>
          <w:p w:rsidR="002E2E7C" w:rsidRDefault="00D736BF" w:rsidP="00D736BF">
            <w:pPr>
              <w:bidi w:val="0"/>
              <w:rPr>
                <w:rFonts w:hint="cs"/>
                <w:rtl/>
                <w:lang w:bidi="ar-EG"/>
              </w:rPr>
            </w:pPr>
            <w:r w:rsidRPr="00D736BF">
              <w:rPr>
                <w:sz w:val="24"/>
                <w:szCs w:val="24"/>
                <w:lang w:bidi="ar-EG"/>
              </w:rPr>
              <w:t>Modern style</w:t>
            </w:r>
          </w:p>
        </w:tc>
      </w:tr>
      <w:tr w:rsidR="002E2E7C" w:rsidTr="002E2E7C">
        <w:tc>
          <w:tcPr>
            <w:tcW w:w="4148" w:type="dxa"/>
          </w:tcPr>
          <w:p w:rsidR="002E2E7C" w:rsidRDefault="00D736BF">
            <w:pPr>
              <w:rPr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614A2AC9" wp14:editId="755854B5">
                  <wp:extent cx="2588260" cy="2588260"/>
                  <wp:effectExtent l="0" t="0" r="2540" b="2540"/>
                  <wp:docPr id="18" name="Picture 18" descr="https://kandilegypt.com/wp-content/uploads/2023/01/1060041660187001c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kandilegypt.com/wp-content/uploads/2023/01/1060041660187001c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8260" cy="258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36BF" w:rsidRDefault="00D736BF">
            <w:pPr>
              <w:rPr>
                <w:rFonts w:hint="cs"/>
                <w:rtl/>
                <w:lang w:bidi="ar-EG"/>
              </w:rPr>
            </w:pPr>
          </w:p>
        </w:tc>
        <w:tc>
          <w:tcPr>
            <w:tcW w:w="4148" w:type="dxa"/>
          </w:tcPr>
          <w:p w:rsidR="00D736BF" w:rsidRPr="00D736BF" w:rsidRDefault="00D736BF" w:rsidP="00D736BF">
            <w:pPr>
              <w:bidi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proofErr w:type="spellStart"/>
            <w:r w:rsidRPr="00D736BF"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  <w:t>Lampadir</w:t>
            </w:r>
            <w:proofErr w:type="spellEnd"/>
            <w:r w:rsidRPr="00D736BF"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  <w:t xml:space="preserve"> 45 cm, special product 2023, rounded with solitaire gold crystal</w:t>
            </w:r>
          </w:p>
          <w:p w:rsidR="00D736BF" w:rsidRPr="00D736BF" w:rsidRDefault="00D736BF" w:rsidP="00D736BF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D736BF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7.332 </w:t>
            </w:r>
            <w:r w:rsidRPr="00D736BF">
              <w:rPr>
                <w:rFonts w:asciiTheme="majorBidi" w:hAnsiTheme="majorBidi" w:cstheme="majorBidi"/>
                <w:sz w:val="24"/>
                <w:szCs w:val="24"/>
              </w:rPr>
              <w:t>EGP The original price is: 7.332 EGP. 6.598 EGP The current price is: 6.598 EGP.</w:t>
            </w:r>
          </w:p>
          <w:p w:rsidR="00D736BF" w:rsidRPr="00D736BF" w:rsidRDefault="00D736BF" w:rsidP="00D736BF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D736BF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• 3 </w:t>
            </w:r>
            <w:r w:rsidRPr="00D736BF">
              <w:rPr>
                <w:rFonts w:asciiTheme="majorBidi" w:hAnsiTheme="majorBidi" w:cstheme="majorBidi"/>
                <w:sz w:val="24"/>
                <w:szCs w:val="24"/>
              </w:rPr>
              <w:t>years warranty</w:t>
            </w:r>
          </w:p>
          <w:p w:rsidR="00D736BF" w:rsidRPr="00D736BF" w:rsidRDefault="00D736BF" w:rsidP="00D736BF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D736BF">
              <w:rPr>
                <w:rFonts w:asciiTheme="majorBidi" w:hAnsiTheme="majorBidi" w:cstheme="majorBidi"/>
                <w:sz w:val="24"/>
                <w:szCs w:val="24"/>
                <w:rtl/>
              </w:rPr>
              <w:t>• 30-</w:t>
            </w:r>
            <w:r w:rsidRPr="00D736BF">
              <w:rPr>
                <w:rFonts w:asciiTheme="majorBidi" w:hAnsiTheme="majorBidi" w:cstheme="majorBidi"/>
                <w:sz w:val="24"/>
                <w:szCs w:val="24"/>
              </w:rPr>
              <w:t>day free return guarantee</w:t>
            </w:r>
          </w:p>
          <w:p w:rsidR="00D736BF" w:rsidRPr="00D736BF" w:rsidRDefault="00D736BF" w:rsidP="00D736BF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D736BF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• </w:t>
            </w:r>
            <w:r w:rsidRPr="00D736BF">
              <w:rPr>
                <w:rFonts w:asciiTheme="majorBidi" w:hAnsiTheme="majorBidi" w:cstheme="majorBidi"/>
                <w:sz w:val="24"/>
                <w:szCs w:val="24"/>
              </w:rPr>
              <w:t>The price does not include bulbs</w:t>
            </w:r>
          </w:p>
          <w:p w:rsidR="00D736BF" w:rsidRPr="00D736BF" w:rsidRDefault="00D736BF" w:rsidP="00D736BF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D736BF">
              <w:rPr>
                <w:rFonts w:asciiTheme="majorBidi" w:hAnsiTheme="majorBidi" w:cstheme="majorBidi"/>
                <w:sz w:val="24"/>
                <w:szCs w:val="24"/>
              </w:rPr>
              <w:t>Weight 14.3 kg</w:t>
            </w:r>
          </w:p>
          <w:p w:rsidR="00D736BF" w:rsidRPr="00D736BF" w:rsidRDefault="00D736BF" w:rsidP="00D736BF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D736BF">
              <w:rPr>
                <w:rFonts w:asciiTheme="majorBidi" w:hAnsiTheme="majorBidi" w:cstheme="majorBidi"/>
                <w:sz w:val="24"/>
                <w:szCs w:val="24"/>
              </w:rPr>
              <w:t xml:space="preserve">Dimensions 45 x 145 </w:t>
            </w:r>
            <w:proofErr w:type="spellStart"/>
            <w:r w:rsidRPr="00D736BF">
              <w:rPr>
                <w:rFonts w:asciiTheme="majorBidi" w:hAnsiTheme="majorBidi" w:cstheme="majorBidi"/>
                <w:sz w:val="24"/>
                <w:szCs w:val="24"/>
              </w:rPr>
              <w:t>centimetres</w:t>
            </w:r>
            <w:proofErr w:type="spellEnd"/>
          </w:p>
          <w:p w:rsidR="00D736BF" w:rsidRPr="00D736BF" w:rsidRDefault="00D736BF" w:rsidP="00D736BF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D736BF">
              <w:rPr>
                <w:rFonts w:asciiTheme="majorBidi" w:hAnsiTheme="majorBidi" w:cstheme="majorBidi"/>
                <w:sz w:val="24"/>
                <w:szCs w:val="24"/>
              </w:rPr>
              <w:t>Kandil</w:t>
            </w:r>
            <w:proofErr w:type="spellEnd"/>
            <w:r w:rsidRPr="00D736BF">
              <w:rPr>
                <w:rFonts w:asciiTheme="majorBidi" w:hAnsiTheme="majorBidi" w:cstheme="majorBidi"/>
                <w:sz w:val="24"/>
                <w:szCs w:val="24"/>
              </w:rPr>
              <w:t xml:space="preserve"> brand Egypt</w:t>
            </w:r>
          </w:p>
          <w:p w:rsidR="00D736BF" w:rsidRPr="00D736BF" w:rsidRDefault="00D736BF" w:rsidP="00D736BF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D736BF" w:rsidRPr="00D736BF" w:rsidRDefault="00D736BF" w:rsidP="00D736BF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D736BF">
              <w:rPr>
                <w:rFonts w:asciiTheme="majorBidi" w:hAnsiTheme="majorBidi" w:cstheme="majorBidi"/>
                <w:sz w:val="24"/>
                <w:szCs w:val="24"/>
              </w:rPr>
              <w:t>Bulb E14</w:t>
            </w:r>
          </w:p>
          <w:p w:rsidR="00D736BF" w:rsidRPr="00D736BF" w:rsidRDefault="00D736BF" w:rsidP="00D736BF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D736BF" w:rsidRPr="00D736BF" w:rsidRDefault="00D736BF" w:rsidP="00D736BF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D736BF">
              <w:rPr>
                <w:rFonts w:asciiTheme="majorBidi" w:hAnsiTheme="majorBidi" w:cstheme="majorBidi"/>
                <w:sz w:val="24"/>
                <w:szCs w:val="24"/>
              </w:rPr>
              <w:t>Color Solitaire Gold</w:t>
            </w:r>
          </w:p>
          <w:p w:rsidR="00D736BF" w:rsidRPr="00D736BF" w:rsidRDefault="00D736BF" w:rsidP="00D736BF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2E2E7C" w:rsidRDefault="00D736BF" w:rsidP="00D736BF">
            <w:pPr>
              <w:bidi w:val="0"/>
              <w:rPr>
                <w:rtl/>
              </w:rPr>
            </w:pPr>
            <w:r w:rsidRPr="00D736BF">
              <w:rPr>
                <w:rFonts w:asciiTheme="majorBidi" w:hAnsiTheme="majorBidi" w:cstheme="majorBidi"/>
                <w:sz w:val="24"/>
                <w:szCs w:val="24"/>
              </w:rPr>
              <w:t>Modern style</w:t>
            </w:r>
          </w:p>
        </w:tc>
      </w:tr>
      <w:tr w:rsidR="002E2E7C" w:rsidTr="002E2E7C">
        <w:tc>
          <w:tcPr>
            <w:tcW w:w="4148" w:type="dxa"/>
          </w:tcPr>
          <w:p w:rsidR="002E2E7C" w:rsidRDefault="0065339D">
            <w:pPr>
              <w:rPr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34B96699" wp14:editId="47A1C83C">
                  <wp:extent cx="2581275" cy="2581275"/>
                  <wp:effectExtent l="0" t="0" r="9525" b="9525"/>
                  <wp:docPr id="19" name="Picture 19" descr="https://kandilegypt.com/wp-content/uploads/2023/01/1060041660187012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kandilegypt.com/wp-content/uploads/2023/01/1060041660187012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5339D" w:rsidRDefault="0065339D">
            <w:pPr>
              <w:rPr>
                <w:rFonts w:hint="cs"/>
                <w:rtl/>
                <w:lang w:bidi="ar-EG"/>
              </w:rPr>
            </w:pPr>
          </w:p>
        </w:tc>
        <w:tc>
          <w:tcPr>
            <w:tcW w:w="4148" w:type="dxa"/>
          </w:tcPr>
          <w:p w:rsidR="0065339D" w:rsidRPr="0065339D" w:rsidRDefault="0065339D" w:rsidP="0065339D">
            <w:pPr>
              <w:bidi w:val="0"/>
              <w:rPr>
                <w:rFonts w:asciiTheme="majorBidi" w:hAnsiTheme="majorBidi" w:cstheme="majorBidi"/>
                <w:b/>
                <w:bCs/>
                <w:sz w:val="48"/>
                <w:szCs w:val="48"/>
              </w:rPr>
            </w:pPr>
            <w:proofErr w:type="spellStart"/>
            <w:r w:rsidRPr="0065339D">
              <w:rPr>
                <w:rFonts w:asciiTheme="majorBidi" w:hAnsiTheme="majorBidi" w:cstheme="majorBidi"/>
                <w:b/>
                <w:bCs/>
                <w:sz w:val="48"/>
                <w:szCs w:val="48"/>
              </w:rPr>
              <w:t>Lampadir</w:t>
            </w:r>
            <w:proofErr w:type="spellEnd"/>
            <w:r w:rsidRPr="0065339D">
              <w:rPr>
                <w:rFonts w:asciiTheme="majorBidi" w:hAnsiTheme="majorBidi" w:cstheme="majorBidi"/>
                <w:b/>
                <w:bCs/>
                <w:sz w:val="48"/>
                <w:szCs w:val="48"/>
              </w:rPr>
              <w:t xml:space="preserve"> 45 cm, a special round chrome product</w:t>
            </w:r>
          </w:p>
          <w:p w:rsidR="0065339D" w:rsidRPr="0065339D" w:rsidRDefault="0065339D" w:rsidP="0065339D">
            <w:pPr>
              <w:bidi w:val="0"/>
              <w:rPr>
                <w:sz w:val="24"/>
                <w:szCs w:val="24"/>
              </w:rPr>
            </w:pPr>
            <w:r w:rsidRPr="0065339D">
              <w:rPr>
                <w:rFonts w:cs="Arial"/>
                <w:sz w:val="24"/>
                <w:szCs w:val="24"/>
                <w:rtl/>
              </w:rPr>
              <w:t xml:space="preserve">7.332 </w:t>
            </w:r>
            <w:r w:rsidRPr="0065339D">
              <w:rPr>
                <w:sz w:val="24"/>
                <w:szCs w:val="24"/>
              </w:rPr>
              <w:t>EGP The original price is: 7.332 EGP. 5.132 EGP The current price is: 5.132 EGP.</w:t>
            </w:r>
          </w:p>
          <w:p w:rsidR="0065339D" w:rsidRPr="0065339D" w:rsidRDefault="0065339D" w:rsidP="0065339D">
            <w:pPr>
              <w:bidi w:val="0"/>
              <w:rPr>
                <w:sz w:val="24"/>
                <w:szCs w:val="24"/>
              </w:rPr>
            </w:pPr>
            <w:r w:rsidRPr="0065339D">
              <w:rPr>
                <w:rFonts w:cs="Arial"/>
                <w:sz w:val="24"/>
                <w:szCs w:val="24"/>
                <w:rtl/>
              </w:rPr>
              <w:t xml:space="preserve">• 3 </w:t>
            </w:r>
            <w:r w:rsidRPr="0065339D">
              <w:rPr>
                <w:sz w:val="24"/>
                <w:szCs w:val="24"/>
              </w:rPr>
              <w:t>years warranty</w:t>
            </w:r>
          </w:p>
          <w:p w:rsidR="0065339D" w:rsidRPr="0065339D" w:rsidRDefault="0065339D" w:rsidP="0065339D">
            <w:pPr>
              <w:bidi w:val="0"/>
              <w:rPr>
                <w:sz w:val="24"/>
                <w:szCs w:val="24"/>
              </w:rPr>
            </w:pPr>
            <w:r w:rsidRPr="0065339D">
              <w:rPr>
                <w:rFonts w:cs="Arial"/>
                <w:sz w:val="24"/>
                <w:szCs w:val="24"/>
                <w:rtl/>
              </w:rPr>
              <w:t>• 30-</w:t>
            </w:r>
            <w:r w:rsidRPr="0065339D">
              <w:rPr>
                <w:sz w:val="24"/>
                <w:szCs w:val="24"/>
              </w:rPr>
              <w:t>day free return guarantee</w:t>
            </w:r>
          </w:p>
          <w:p w:rsidR="0065339D" w:rsidRPr="0065339D" w:rsidRDefault="0065339D" w:rsidP="0065339D">
            <w:pPr>
              <w:bidi w:val="0"/>
              <w:rPr>
                <w:sz w:val="24"/>
                <w:szCs w:val="24"/>
              </w:rPr>
            </w:pPr>
            <w:r w:rsidRPr="0065339D">
              <w:rPr>
                <w:rFonts w:cs="Arial"/>
                <w:sz w:val="24"/>
                <w:szCs w:val="24"/>
                <w:rtl/>
              </w:rPr>
              <w:t xml:space="preserve">• </w:t>
            </w:r>
            <w:r w:rsidRPr="0065339D">
              <w:rPr>
                <w:sz w:val="24"/>
                <w:szCs w:val="24"/>
              </w:rPr>
              <w:t>The price does not include bulbs</w:t>
            </w:r>
          </w:p>
          <w:p w:rsidR="0065339D" w:rsidRPr="0065339D" w:rsidRDefault="0065339D" w:rsidP="0065339D">
            <w:pPr>
              <w:bidi w:val="0"/>
              <w:rPr>
                <w:sz w:val="24"/>
                <w:szCs w:val="24"/>
              </w:rPr>
            </w:pPr>
            <w:r w:rsidRPr="0065339D">
              <w:rPr>
                <w:sz w:val="24"/>
                <w:szCs w:val="24"/>
              </w:rPr>
              <w:t>Weight 14.3 kg</w:t>
            </w:r>
          </w:p>
          <w:p w:rsidR="0065339D" w:rsidRPr="0065339D" w:rsidRDefault="0065339D" w:rsidP="0065339D">
            <w:pPr>
              <w:bidi w:val="0"/>
              <w:rPr>
                <w:sz w:val="24"/>
                <w:szCs w:val="24"/>
              </w:rPr>
            </w:pPr>
            <w:r w:rsidRPr="0065339D">
              <w:rPr>
                <w:sz w:val="24"/>
                <w:szCs w:val="24"/>
              </w:rPr>
              <w:t xml:space="preserve">Dimensions 45 x 145 </w:t>
            </w:r>
            <w:proofErr w:type="spellStart"/>
            <w:r w:rsidRPr="0065339D">
              <w:rPr>
                <w:sz w:val="24"/>
                <w:szCs w:val="24"/>
              </w:rPr>
              <w:t>centimetres</w:t>
            </w:r>
            <w:proofErr w:type="spellEnd"/>
          </w:p>
          <w:p w:rsidR="0065339D" w:rsidRPr="0065339D" w:rsidRDefault="0065339D" w:rsidP="0065339D">
            <w:pPr>
              <w:bidi w:val="0"/>
              <w:rPr>
                <w:sz w:val="24"/>
                <w:szCs w:val="24"/>
              </w:rPr>
            </w:pPr>
            <w:proofErr w:type="spellStart"/>
            <w:r w:rsidRPr="0065339D">
              <w:rPr>
                <w:sz w:val="24"/>
                <w:szCs w:val="24"/>
              </w:rPr>
              <w:t>Kandil</w:t>
            </w:r>
            <w:proofErr w:type="spellEnd"/>
            <w:r w:rsidRPr="0065339D">
              <w:rPr>
                <w:sz w:val="24"/>
                <w:szCs w:val="24"/>
              </w:rPr>
              <w:t xml:space="preserve"> brand Egypt</w:t>
            </w:r>
          </w:p>
          <w:p w:rsidR="0065339D" w:rsidRPr="0065339D" w:rsidRDefault="0065339D" w:rsidP="0065339D">
            <w:pPr>
              <w:bidi w:val="0"/>
              <w:rPr>
                <w:sz w:val="24"/>
                <w:szCs w:val="24"/>
                <w:rtl/>
              </w:rPr>
            </w:pPr>
          </w:p>
          <w:p w:rsidR="0065339D" w:rsidRPr="0065339D" w:rsidRDefault="0065339D" w:rsidP="0065339D">
            <w:pPr>
              <w:bidi w:val="0"/>
              <w:rPr>
                <w:sz w:val="24"/>
                <w:szCs w:val="24"/>
              </w:rPr>
            </w:pPr>
            <w:r w:rsidRPr="0065339D">
              <w:rPr>
                <w:sz w:val="24"/>
                <w:szCs w:val="24"/>
              </w:rPr>
              <w:t>Bulb E14</w:t>
            </w:r>
          </w:p>
          <w:p w:rsidR="0065339D" w:rsidRPr="0065339D" w:rsidRDefault="0065339D" w:rsidP="0065339D">
            <w:pPr>
              <w:bidi w:val="0"/>
              <w:rPr>
                <w:sz w:val="24"/>
                <w:szCs w:val="24"/>
                <w:rtl/>
              </w:rPr>
            </w:pPr>
          </w:p>
          <w:p w:rsidR="0065339D" w:rsidRPr="0065339D" w:rsidRDefault="0065339D" w:rsidP="0065339D">
            <w:pPr>
              <w:bidi w:val="0"/>
              <w:rPr>
                <w:sz w:val="24"/>
                <w:szCs w:val="24"/>
              </w:rPr>
            </w:pPr>
            <w:r w:rsidRPr="0065339D">
              <w:rPr>
                <w:sz w:val="24"/>
                <w:szCs w:val="24"/>
              </w:rPr>
              <w:t>Color chrome</w:t>
            </w:r>
          </w:p>
          <w:p w:rsidR="0065339D" w:rsidRPr="0065339D" w:rsidRDefault="0065339D" w:rsidP="0065339D">
            <w:pPr>
              <w:bidi w:val="0"/>
              <w:rPr>
                <w:sz w:val="24"/>
                <w:szCs w:val="24"/>
                <w:rtl/>
              </w:rPr>
            </w:pPr>
          </w:p>
          <w:p w:rsidR="0065339D" w:rsidRPr="0065339D" w:rsidRDefault="0065339D" w:rsidP="0065339D">
            <w:pPr>
              <w:bidi w:val="0"/>
              <w:rPr>
                <w:sz w:val="24"/>
                <w:szCs w:val="24"/>
              </w:rPr>
            </w:pPr>
            <w:r w:rsidRPr="0065339D">
              <w:rPr>
                <w:sz w:val="24"/>
                <w:szCs w:val="24"/>
              </w:rPr>
              <w:t>Bulbs 8</w:t>
            </w:r>
          </w:p>
          <w:p w:rsidR="0065339D" w:rsidRPr="0065339D" w:rsidRDefault="0065339D" w:rsidP="0065339D">
            <w:pPr>
              <w:bidi w:val="0"/>
              <w:rPr>
                <w:sz w:val="24"/>
                <w:szCs w:val="24"/>
                <w:rtl/>
              </w:rPr>
            </w:pPr>
          </w:p>
          <w:p w:rsidR="002E2E7C" w:rsidRDefault="0065339D" w:rsidP="0065339D">
            <w:pPr>
              <w:bidi w:val="0"/>
              <w:rPr>
                <w:rtl/>
              </w:rPr>
            </w:pPr>
            <w:r w:rsidRPr="0065339D">
              <w:rPr>
                <w:sz w:val="24"/>
                <w:szCs w:val="24"/>
              </w:rPr>
              <w:t>Modern style</w:t>
            </w:r>
          </w:p>
        </w:tc>
      </w:tr>
      <w:tr w:rsidR="002E2E7C" w:rsidTr="002E2E7C">
        <w:tc>
          <w:tcPr>
            <w:tcW w:w="4148" w:type="dxa"/>
          </w:tcPr>
          <w:p w:rsidR="002E2E7C" w:rsidRDefault="0065339D">
            <w:pPr>
              <w:rPr>
                <w:rFonts w:hint="cs"/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3BEC70EB" wp14:editId="78B4BAEA">
                  <wp:extent cx="2464435" cy="2464435"/>
                  <wp:effectExtent l="0" t="0" r="0" b="0"/>
                  <wp:docPr id="20" name="Picture 20" descr="https://kandilegypt.com/wp-content/uploads/2023/02/1000040570213010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kandilegypt.com/wp-content/uploads/2023/02/1000040570213010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464435" cy="246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65339D" w:rsidRPr="0065339D" w:rsidRDefault="0065339D" w:rsidP="0065339D">
            <w:pPr>
              <w:bidi w:val="0"/>
              <w:rPr>
                <w:rFonts w:asciiTheme="majorBidi" w:hAnsiTheme="majorBidi" w:cstheme="majorBidi"/>
                <w:sz w:val="48"/>
                <w:szCs w:val="48"/>
              </w:rPr>
            </w:pPr>
            <w:proofErr w:type="spellStart"/>
            <w:r w:rsidRPr="0065339D">
              <w:rPr>
                <w:rFonts w:asciiTheme="majorBidi" w:hAnsiTheme="majorBidi" w:cstheme="majorBidi"/>
                <w:sz w:val="48"/>
                <w:szCs w:val="48"/>
              </w:rPr>
              <w:t>Rogina</w:t>
            </w:r>
            <w:proofErr w:type="spellEnd"/>
            <w:r w:rsidRPr="0065339D">
              <w:rPr>
                <w:rFonts w:asciiTheme="majorBidi" w:hAnsiTheme="majorBidi" w:cstheme="majorBidi"/>
                <w:sz w:val="48"/>
                <w:szCs w:val="48"/>
              </w:rPr>
              <w:t xml:space="preserve"> Italian Bronze 6 Lights Floor Lamp</w:t>
            </w:r>
          </w:p>
          <w:p w:rsidR="0065339D" w:rsidRPr="0065339D" w:rsidRDefault="0065339D" w:rsidP="0065339D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65339D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19.849 </w:t>
            </w:r>
            <w:r w:rsidRPr="0065339D">
              <w:rPr>
                <w:rFonts w:asciiTheme="majorBidi" w:hAnsiTheme="majorBidi" w:cstheme="majorBidi"/>
                <w:sz w:val="24"/>
                <w:szCs w:val="24"/>
              </w:rPr>
              <w:t>EGP The original price is: 19.849 EGP. 15.191 EGP The current price is: 15.191 EGP.</w:t>
            </w:r>
          </w:p>
          <w:p w:rsidR="0065339D" w:rsidRPr="0065339D" w:rsidRDefault="0065339D" w:rsidP="0065339D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65339D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• 3 </w:t>
            </w:r>
            <w:r w:rsidRPr="0065339D">
              <w:rPr>
                <w:rFonts w:asciiTheme="majorBidi" w:hAnsiTheme="majorBidi" w:cstheme="majorBidi"/>
                <w:sz w:val="24"/>
                <w:szCs w:val="24"/>
              </w:rPr>
              <w:t>years warranty</w:t>
            </w:r>
          </w:p>
          <w:p w:rsidR="0065339D" w:rsidRPr="0065339D" w:rsidRDefault="0065339D" w:rsidP="0065339D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65339D">
              <w:rPr>
                <w:rFonts w:asciiTheme="majorBidi" w:hAnsiTheme="majorBidi" w:cstheme="majorBidi"/>
                <w:sz w:val="24"/>
                <w:szCs w:val="24"/>
                <w:rtl/>
              </w:rPr>
              <w:t>• 30-</w:t>
            </w:r>
            <w:r w:rsidRPr="0065339D">
              <w:rPr>
                <w:rFonts w:asciiTheme="majorBidi" w:hAnsiTheme="majorBidi" w:cstheme="majorBidi"/>
                <w:sz w:val="24"/>
                <w:szCs w:val="24"/>
              </w:rPr>
              <w:t>day free return guarantee</w:t>
            </w:r>
          </w:p>
          <w:p w:rsidR="0065339D" w:rsidRPr="0065339D" w:rsidRDefault="0065339D" w:rsidP="0065339D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65339D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• </w:t>
            </w:r>
            <w:r w:rsidRPr="0065339D">
              <w:rPr>
                <w:rFonts w:asciiTheme="majorBidi" w:hAnsiTheme="majorBidi" w:cstheme="majorBidi"/>
                <w:sz w:val="24"/>
                <w:szCs w:val="24"/>
              </w:rPr>
              <w:t>The price does not include bulbs</w:t>
            </w:r>
          </w:p>
          <w:p w:rsidR="0065339D" w:rsidRPr="0065339D" w:rsidRDefault="0065339D" w:rsidP="0065339D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65339D">
              <w:rPr>
                <w:rFonts w:asciiTheme="majorBidi" w:hAnsiTheme="majorBidi" w:cstheme="majorBidi"/>
                <w:sz w:val="24"/>
                <w:szCs w:val="24"/>
              </w:rPr>
              <w:t>Weight 16.7 kg</w:t>
            </w:r>
          </w:p>
          <w:p w:rsidR="0065339D" w:rsidRPr="0065339D" w:rsidRDefault="0065339D" w:rsidP="0065339D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65339D">
              <w:rPr>
                <w:rFonts w:asciiTheme="majorBidi" w:hAnsiTheme="majorBidi" w:cstheme="majorBidi"/>
                <w:sz w:val="24"/>
                <w:szCs w:val="24"/>
              </w:rPr>
              <w:t>Dimensions 63 x 165 centimeters</w:t>
            </w:r>
          </w:p>
          <w:p w:rsidR="0065339D" w:rsidRPr="0065339D" w:rsidRDefault="0065339D" w:rsidP="0065339D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65339D">
              <w:rPr>
                <w:rFonts w:asciiTheme="majorBidi" w:hAnsiTheme="majorBidi" w:cstheme="majorBidi"/>
                <w:sz w:val="24"/>
                <w:szCs w:val="24"/>
              </w:rPr>
              <w:t>Kandil</w:t>
            </w:r>
            <w:proofErr w:type="spellEnd"/>
            <w:r w:rsidRPr="0065339D">
              <w:rPr>
                <w:rFonts w:asciiTheme="majorBidi" w:hAnsiTheme="majorBidi" w:cstheme="majorBidi"/>
                <w:sz w:val="24"/>
                <w:szCs w:val="24"/>
              </w:rPr>
              <w:t xml:space="preserve"> brand Egypt</w:t>
            </w:r>
          </w:p>
          <w:p w:rsidR="0065339D" w:rsidRPr="0065339D" w:rsidRDefault="0065339D" w:rsidP="0065339D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5339D" w:rsidRPr="0065339D" w:rsidRDefault="0065339D" w:rsidP="0065339D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65339D">
              <w:rPr>
                <w:rFonts w:asciiTheme="majorBidi" w:hAnsiTheme="majorBidi" w:cstheme="majorBidi"/>
                <w:sz w:val="24"/>
                <w:szCs w:val="24"/>
              </w:rPr>
              <w:t>Bulb E14</w:t>
            </w:r>
          </w:p>
          <w:p w:rsidR="0065339D" w:rsidRPr="0065339D" w:rsidRDefault="0065339D" w:rsidP="0065339D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5339D" w:rsidRPr="0065339D" w:rsidRDefault="0065339D" w:rsidP="0065339D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65339D">
              <w:rPr>
                <w:rFonts w:asciiTheme="majorBidi" w:hAnsiTheme="majorBidi" w:cstheme="majorBidi"/>
                <w:sz w:val="24"/>
                <w:szCs w:val="24"/>
              </w:rPr>
              <w:t>Color: Italian bronze</w:t>
            </w:r>
          </w:p>
          <w:p w:rsidR="0065339D" w:rsidRPr="0065339D" w:rsidRDefault="0065339D" w:rsidP="0065339D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5339D" w:rsidRPr="0065339D" w:rsidRDefault="0065339D" w:rsidP="0065339D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65339D">
              <w:rPr>
                <w:rFonts w:asciiTheme="majorBidi" w:hAnsiTheme="majorBidi" w:cstheme="majorBidi"/>
                <w:sz w:val="24"/>
                <w:szCs w:val="24"/>
              </w:rPr>
              <w:t>Bulbs 6</w:t>
            </w:r>
          </w:p>
          <w:p w:rsidR="0065339D" w:rsidRPr="0065339D" w:rsidRDefault="0065339D" w:rsidP="0065339D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2E2E7C" w:rsidRPr="0065339D" w:rsidRDefault="0065339D" w:rsidP="0065339D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65339D">
              <w:rPr>
                <w:rFonts w:asciiTheme="majorBidi" w:hAnsiTheme="majorBidi" w:cstheme="majorBidi"/>
                <w:sz w:val="24"/>
                <w:szCs w:val="24"/>
              </w:rPr>
              <w:t>Classic style</w:t>
            </w:r>
          </w:p>
        </w:tc>
      </w:tr>
      <w:tr w:rsidR="002E2E7C" w:rsidTr="002E2E7C">
        <w:tc>
          <w:tcPr>
            <w:tcW w:w="4148" w:type="dxa"/>
          </w:tcPr>
          <w:p w:rsidR="002E2E7C" w:rsidRDefault="0065339D">
            <w:pPr>
              <w:rPr>
                <w:rFonts w:hint="cs"/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01B41843" wp14:editId="75136B2C">
                  <wp:extent cx="2540317" cy="5080634"/>
                  <wp:effectExtent l="0" t="0" r="0" b="6350"/>
                  <wp:docPr id="21" name="Picture 21" descr="https://kandilegypt.com/wp-content/uploads/2024/06/WhatsApp-Image-2024-06-05-at-3.53.54-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kandilegypt.com/wp-content/uploads/2024/06/WhatsApp-Image-2024-06-05-at-3.53.54-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169" cy="509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65339D" w:rsidRPr="00C3150E" w:rsidRDefault="0065339D" w:rsidP="00C3150E">
            <w:pPr>
              <w:bidi w:val="0"/>
              <w:rPr>
                <w:rFonts w:asciiTheme="majorBidi" w:hAnsiTheme="majorBidi" w:cstheme="majorBidi"/>
                <w:sz w:val="48"/>
                <w:szCs w:val="48"/>
              </w:rPr>
            </w:pPr>
            <w:proofErr w:type="spellStart"/>
            <w:r w:rsidRPr="00C3150E">
              <w:rPr>
                <w:rFonts w:asciiTheme="majorBidi" w:hAnsiTheme="majorBidi" w:cstheme="majorBidi"/>
                <w:sz w:val="48"/>
                <w:szCs w:val="48"/>
              </w:rPr>
              <w:t>Lampadir</w:t>
            </w:r>
            <w:proofErr w:type="spellEnd"/>
            <w:r w:rsidRPr="00C3150E">
              <w:rPr>
                <w:rFonts w:asciiTheme="majorBidi" w:hAnsiTheme="majorBidi" w:cstheme="majorBidi"/>
                <w:sz w:val="48"/>
                <w:szCs w:val="48"/>
              </w:rPr>
              <w:t xml:space="preserve"> 35cm curtain slats code 5584 (</w:t>
            </w:r>
            <w:proofErr w:type="spellStart"/>
            <w:r w:rsidRPr="00C3150E">
              <w:rPr>
                <w:rFonts w:asciiTheme="majorBidi" w:hAnsiTheme="majorBidi" w:cstheme="majorBidi"/>
                <w:sz w:val="48"/>
                <w:szCs w:val="48"/>
              </w:rPr>
              <w:t>saltergold</w:t>
            </w:r>
            <w:proofErr w:type="spellEnd"/>
            <w:r w:rsidRPr="00C3150E">
              <w:rPr>
                <w:rFonts w:asciiTheme="majorBidi" w:hAnsiTheme="majorBidi" w:cstheme="majorBidi"/>
                <w:sz w:val="48"/>
                <w:szCs w:val="48"/>
              </w:rPr>
              <w:t>)</w:t>
            </w:r>
          </w:p>
          <w:p w:rsidR="0065339D" w:rsidRPr="00C3150E" w:rsidRDefault="0065339D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7.040 </w:t>
            </w:r>
            <w:r w:rsidRPr="00C3150E">
              <w:rPr>
                <w:rFonts w:asciiTheme="majorBidi" w:hAnsiTheme="majorBidi" w:cstheme="majorBidi"/>
                <w:sz w:val="24"/>
                <w:szCs w:val="24"/>
              </w:rPr>
              <w:t>EGP The original price is: 7.040 EGP. 5.630 EGP The current price is: 5.630 EGP.</w:t>
            </w:r>
          </w:p>
          <w:p w:rsidR="0065339D" w:rsidRPr="00C3150E" w:rsidRDefault="0065339D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• 3 </w:t>
            </w:r>
            <w:r w:rsidRPr="00C3150E">
              <w:rPr>
                <w:rFonts w:asciiTheme="majorBidi" w:hAnsiTheme="majorBidi" w:cstheme="majorBidi"/>
                <w:sz w:val="24"/>
                <w:szCs w:val="24"/>
              </w:rPr>
              <w:t>years warranty</w:t>
            </w:r>
          </w:p>
          <w:p w:rsidR="0065339D" w:rsidRPr="00C3150E" w:rsidRDefault="0065339D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</w:rPr>
              <w:t>• 30-</w:t>
            </w:r>
            <w:r w:rsidRPr="00C3150E">
              <w:rPr>
                <w:rFonts w:asciiTheme="majorBidi" w:hAnsiTheme="majorBidi" w:cstheme="majorBidi"/>
                <w:sz w:val="24"/>
                <w:szCs w:val="24"/>
              </w:rPr>
              <w:t>day free return guarantee</w:t>
            </w:r>
          </w:p>
          <w:p w:rsidR="0065339D" w:rsidRPr="00C3150E" w:rsidRDefault="0065339D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• </w:t>
            </w:r>
            <w:r w:rsidRPr="00C3150E">
              <w:rPr>
                <w:rFonts w:asciiTheme="majorBidi" w:hAnsiTheme="majorBidi" w:cstheme="majorBidi"/>
                <w:sz w:val="24"/>
                <w:szCs w:val="24"/>
              </w:rPr>
              <w:t>The price does not include bulbs</w:t>
            </w:r>
          </w:p>
          <w:p w:rsidR="0065339D" w:rsidRPr="00C3150E" w:rsidRDefault="0065339D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</w:rPr>
              <w:t>Dimensions 35 cm</w:t>
            </w:r>
          </w:p>
          <w:p w:rsidR="0065339D" w:rsidRPr="00C3150E" w:rsidRDefault="0065339D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C3150E">
              <w:rPr>
                <w:rFonts w:asciiTheme="majorBidi" w:hAnsiTheme="majorBidi" w:cstheme="majorBidi"/>
                <w:sz w:val="24"/>
                <w:szCs w:val="24"/>
              </w:rPr>
              <w:t>Kandil</w:t>
            </w:r>
            <w:proofErr w:type="spellEnd"/>
            <w:r w:rsidRPr="00C3150E">
              <w:rPr>
                <w:rFonts w:asciiTheme="majorBidi" w:hAnsiTheme="majorBidi" w:cstheme="majorBidi"/>
                <w:sz w:val="24"/>
                <w:szCs w:val="24"/>
              </w:rPr>
              <w:t xml:space="preserve"> brand Egypt</w:t>
            </w:r>
          </w:p>
          <w:p w:rsidR="0065339D" w:rsidRPr="00C3150E" w:rsidRDefault="0065339D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5339D" w:rsidRPr="00C3150E" w:rsidRDefault="0065339D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</w:rPr>
              <w:t>Bulb E14</w:t>
            </w:r>
          </w:p>
          <w:p w:rsidR="0065339D" w:rsidRPr="00C3150E" w:rsidRDefault="0065339D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5339D" w:rsidRPr="00C3150E" w:rsidRDefault="0065339D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</w:rPr>
              <w:t>Color Solitaire Gold</w:t>
            </w:r>
          </w:p>
          <w:p w:rsidR="0065339D" w:rsidRPr="00C3150E" w:rsidRDefault="0065339D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5339D" w:rsidRPr="00C3150E" w:rsidRDefault="0065339D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</w:rPr>
              <w:t>Bulbs 1</w:t>
            </w:r>
          </w:p>
          <w:p w:rsidR="0065339D" w:rsidRPr="00C3150E" w:rsidRDefault="0065339D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5339D" w:rsidRPr="00C3150E" w:rsidRDefault="0065339D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</w:rPr>
              <w:t>The material is metal</w:t>
            </w:r>
          </w:p>
          <w:p w:rsidR="0065339D" w:rsidRPr="00C3150E" w:rsidRDefault="0065339D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2E2E7C" w:rsidRDefault="0065339D" w:rsidP="00C3150E">
            <w:pPr>
              <w:bidi w:val="0"/>
              <w:rPr>
                <w:rtl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</w:rPr>
              <w:t>Modern style</w:t>
            </w:r>
          </w:p>
        </w:tc>
      </w:tr>
      <w:tr w:rsidR="002E2E7C" w:rsidTr="002E2E7C">
        <w:tc>
          <w:tcPr>
            <w:tcW w:w="4148" w:type="dxa"/>
          </w:tcPr>
          <w:p w:rsidR="002E2E7C" w:rsidRDefault="00C3150E">
            <w:pPr>
              <w:rPr>
                <w:rFonts w:hint="cs"/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305CF4BF" wp14:editId="79261D13">
                  <wp:extent cx="2545398" cy="5090795"/>
                  <wp:effectExtent l="0" t="0" r="7620" b="0"/>
                  <wp:docPr id="22" name="Picture 22" descr="https://kandilegypt.com/wp-content/uploads/2024/03/لمبادير-3-دراع-ستاره-جديده-55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kandilegypt.com/wp-content/uploads/2024/03/لمبادير-3-دراع-ستاره-جديده-556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549569" cy="5099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b/>
                <w:bCs/>
                <w:sz w:val="48"/>
                <w:szCs w:val="48"/>
                <w:lang w:bidi="ar-EG"/>
              </w:rPr>
            </w:pPr>
            <w:r w:rsidRPr="00C3150E">
              <w:rPr>
                <w:rFonts w:asciiTheme="majorBidi" w:hAnsiTheme="majorBidi" w:cstheme="majorBidi"/>
                <w:b/>
                <w:bCs/>
                <w:sz w:val="48"/>
                <w:szCs w:val="48"/>
                <w:lang w:bidi="ar-EG"/>
              </w:rPr>
              <w:t>New 3 curtain arm lamps 5561 solitaire gold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  <w:t xml:space="preserve">5.250 </w:t>
            </w: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EGP The original price is: 5.250 EGP.4.200 EGP The current price is: 4.200 EGP.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  <w:t xml:space="preserve">• 3 </w:t>
            </w: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years warranty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  <w:t>• 30-</w:t>
            </w: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day free return guarantee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  <w:t xml:space="preserve">• </w:t>
            </w: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The price does not include bulbs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 xml:space="preserve">Dimensions 40 x 160 </w:t>
            </w:r>
            <w:proofErr w:type="spellStart"/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centimetres</w:t>
            </w:r>
            <w:proofErr w:type="spellEnd"/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proofErr w:type="spellStart"/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Kandil</w:t>
            </w:r>
            <w:proofErr w:type="spellEnd"/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 xml:space="preserve"> brand Egypt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Bulb E14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Color Solitaire Gold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Dimensions 40 x 160cm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Bulbs 3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The material is stainless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  <w:p w:rsidR="002E2E7C" w:rsidRDefault="00C3150E" w:rsidP="00C3150E">
            <w:pPr>
              <w:bidi w:val="0"/>
              <w:rPr>
                <w:rFonts w:hint="cs"/>
                <w:rtl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Modern style</w:t>
            </w:r>
          </w:p>
        </w:tc>
      </w:tr>
      <w:tr w:rsidR="002E2E7C" w:rsidTr="002E2E7C">
        <w:tc>
          <w:tcPr>
            <w:tcW w:w="4148" w:type="dxa"/>
          </w:tcPr>
          <w:p w:rsidR="002E2E7C" w:rsidRDefault="00C3150E" w:rsidP="00C3150E">
            <w:pPr>
              <w:jc w:val="center"/>
              <w:rPr>
                <w:rFonts w:hint="cs"/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7D239E6A" wp14:editId="5A8139DF">
                  <wp:extent cx="1809750" cy="3257550"/>
                  <wp:effectExtent l="0" t="0" r="0" b="0"/>
                  <wp:docPr id="23" name="Picture 23" descr="https://kandilegypt.com/wp-content/uploads/2024/03/k10200416408063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kandilegypt.com/wp-content/uploads/2024/03/k102004164080633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88" r="33896" b="8065"/>
                          <a:stretch/>
                        </pic:blipFill>
                        <pic:spPr bwMode="auto">
                          <a:xfrm>
                            <a:off x="0" y="0"/>
                            <a:ext cx="1809943" cy="3257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b/>
                <w:bCs/>
                <w:sz w:val="48"/>
                <w:szCs w:val="48"/>
                <w:lang w:bidi="ar-EG"/>
              </w:rPr>
            </w:pPr>
            <w:proofErr w:type="spellStart"/>
            <w:r w:rsidRPr="00C3150E">
              <w:rPr>
                <w:rFonts w:asciiTheme="majorBidi" w:hAnsiTheme="majorBidi" w:cstheme="majorBidi"/>
                <w:b/>
                <w:bCs/>
                <w:sz w:val="48"/>
                <w:szCs w:val="48"/>
                <w:lang w:bidi="ar-EG"/>
              </w:rPr>
              <w:t>Lampadir</w:t>
            </w:r>
            <w:proofErr w:type="spellEnd"/>
            <w:r w:rsidRPr="00C3150E">
              <w:rPr>
                <w:rFonts w:asciiTheme="majorBidi" w:hAnsiTheme="majorBidi" w:cstheme="majorBidi"/>
                <w:b/>
                <w:bCs/>
                <w:sz w:val="48"/>
                <w:szCs w:val="48"/>
                <w:lang w:bidi="ar-EG"/>
              </w:rPr>
              <w:t xml:space="preserve"> 40 cm round (X), code 5621, with solitaire gold crystal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  <w:t xml:space="preserve">6.901 </w:t>
            </w: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EGP The original price is: 6.901 EGP. 5.520 EGP The current price is: 5.520 EGP.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  <w:t xml:space="preserve">• 3 </w:t>
            </w: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years warranty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  <w:t>• 30-</w:t>
            </w: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day free return guarantee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  <w:t xml:space="preserve">• </w:t>
            </w: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The price does not include bulbs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 xml:space="preserve">Dimensions 40 x 170 </w:t>
            </w:r>
            <w:proofErr w:type="spellStart"/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centimetres</w:t>
            </w:r>
            <w:proofErr w:type="spellEnd"/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proofErr w:type="spellStart"/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Kandil</w:t>
            </w:r>
            <w:proofErr w:type="spellEnd"/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 xml:space="preserve"> brand Egypt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Bulb E14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Color Solitaire Gold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Dimensions 40 x 170cm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Bulbs 4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The material is stainless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  <w:p w:rsidR="002E2E7C" w:rsidRDefault="00C3150E" w:rsidP="00C3150E">
            <w:pPr>
              <w:bidi w:val="0"/>
              <w:rPr>
                <w:rFonts w:hint="cs"/>
                <w:rtl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Modern style</w:t>
            </w:r>
          </w:p>
        </w:tc>
      </w:tr>
      <w:tr w:rsidR="002E2E7C" w:rsidTr="002E2E7C">
        <w:tc>
          <w:tcPr>
            <w:tcW w:w="4148" w:type="dxa"/>
          </w:tcPr>
          <w:p w:rsidR="002E2E7C" w:rsidRDefault="00C3150E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3E307F04" wp14:editId="65859085">
                  <wp:extent cx="2600325" cy="2600325"/>
                  <wp:effectExtent l="0" t="0" r="9525" b="9525"/>
                  <wp:docPr id="24" name="Picture 24" descr="https://kandilegypt.com/wp-content/uploads/2022/12/10000999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kandilegypt.com/wp-content/uploads/2022/12/10000999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b/>
                <w:bCs/>
                <w:sz w:val="48"/>
                <w:szCs w:val="48"/>
                <w:lang w:bidi="ar-EG"/>
              </w:rPr>
            </w:pPr>
            <w:proofErr w:type="spellStart"/>
            <w:r w:rsidRPr="00C3150E">
              <w:rPr>
                <w:rFonts w:asciiTheme="majorBidi" w:hAnsiTheme="majorBidi" w:cstheme="majorBidi"/>
                <w:b/>
                <w:bCs/>
                <w:sz w:val="48"/>
                <w:szCs w:val="48"/>
                <w:lang w:bidi="ar-EG"/>
              </w:rPr>
              <w:t>Lambadir</w:t>
            </w:r>
            <w:proofErr w:type="spellEnd"/>
            <w:r w:rsidRPr="00C3150E">
              <w:rPr>
                <w:rFonts w:asciiTheme="majorBidi" w:hAnsiTheme="majorBidi" w:cstheme="majorBidi"/>
                <w:b/>
                <w:bCs/>
                <w:sz w:val="48"/>
                <w:szCs w:val="48"/>
                <w:lang w:bidi="ar-EG"/>
              </w:rPr>
              <w:t xml:space="preserve"> 6 ball arms black x honey 6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  <w:t xml:space="preserve">3.679 </w:t>
            </w: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EGP The original price is: 3.679 EGP. 3.311 EGP The current price is: 3.311 EGP.</w:t>
            </w:r>
          </w:p>
          <w:p w:rsid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proofErr w:type="spellStart"/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Kandil</w:t>
            </w:r>
            <w:proofErr w:type="spellEnd"/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 xml:space="preserve"> brand Egypt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Bulb E14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Dimensions 35 x 178 cm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Bulbs 6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The material is metal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  <w:tab/>
            </w:r>
          </w:p>
          <w:p w:rsidR="002E2E7C" w:rsidRDefault="00C3150E" w:rsidP="00C3150E">
            <w:pPr>
              <w:bidi w:val="0"/>
              <w:rPr>
                <w:rFonts w:hint="cs"/>
                <w:rtl/>
                <w:lang w:bidi="ar-EG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Modern style</w:t>
            </w:r>
          </w:p>
        </w:tc>
      </w:tr>
      <w:tr w:rsidR="002E2E7C" w:rsidTr="002E2E7C">
        <w:tc>
          <w:tcPr>
            <w:tcW w:w="4148" w:type="dxa"/>
          </w:tcPr>
          <w:p w:rsidR="002E2E7C" w:rsidRDefault="00C3150E">
            <w:pPr>
              <w:rPr>
                <w:rtl/>
              </w:rPr>
            </w:pPr>
            <w:bookmarkStart w:id="2" w:name="_GoBack"/>
            <w:r>
              <w:rPr>
                <w:noProof/>
              </w:rPr>
              <w:drawing>
                <wp:inline distT="0" distB="0" distL="0" distR="0" wp14:anchorId="1510A374" wp14:editId="3A5B6784">
                  <wp:extent cx="2607310" cy="2607310"/>
                  <wp:effectExtent l="0" t="0" r="2540" b="2540"/>
                  <wp:docPr id="25" name="Picture 25" descr="https://kandilegypt.com/wp-content/uploads/2022/12/10001002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kandilegypt.com/wp-content/uploads/2022/12/10001002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310" cy="2607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"/>
          </w:p>
        </w:tc>
        <w:tc>
          <w:tcPr>
            <w:tcW w:w="4148" w:type="dxa"/>
          </w:tcPr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b/>
                <w:bCs/>
                <w:sz w:val="48"/>
                <w:szCs w:val="48"/>
              </w:rPr>
            </w:pPr>
            <w:r w:rsidRPr="00C3150E">
              <w:rPr>
                <w:rFonts w:asciiTheme="majorBidi" w:hAnsiTheme="majorBidi" w:cstheme="majorBidi"/>
                <w:b/>
                <w:bCs/>
                <w:sz w:val="48"/>
                <w:szCs w:val="48"/>
              </w:rPr>
              <w:t>Rose gold copper chrome lamps x black spray 2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10.540 </w:t>
            </w:r>
            <w:r w:rsidRPr="00C3150E">
              <w:rPr>
                <w:rFonts w:asciiTheme="majorBidi" w:hAnsiTheme="majorBidi" w:cstheme="majorBidi"/>
                <w:sz w:val="24"/>
                <w:szCs w:val="24"/>
              </w:rPr>
              <w:t>EGP The original price is: 10.540 EGP. 7.380 EGP The current price is: 7.380 EGP.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• 3 </w:t>
            </w:r>
            <w:r w:rsidRPr="00C3150E">
              <w:rPr>
                <w:rFonts w:asciiTheme="majorBidi" w:hAnsiTheme="majorBidi" w:cstheme="majorBidi"/>
                <w:sz w:val="24"/>
                <w:szCs w:val="24"/>
              </w:rPr>
              <w:t>years warranty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</w:rPr>
              <w:t>• 30-</w:t>
            </w:r>
            <w:r w:rsidRPr="00C3150E">
              <w:rPr>
                <w:rFonts w:asciiTheme="majorBidi" w:hAnsiTheme="majorBidi" w:cstheme="majorBidi"/>
                <w:sz w:val="24"/>
                <w:szCs w:val="24"/>
              </w:rPr>
              <w:t>day free return guarantee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• </w:t>
            </w:r>
            <w:r w:rsidRPr="00C3150E">
              <w:rPr>
                <w:rFonts w:asciiTheme="majorBidi" w:hAnsiTheme="majorBidi" w:cstheme="majorBidi"/>
                <w:sz w:val="24"/>
                <w:szCs w:val="24"/>
              </w:rPr>
              <w:t>The price does not include bulbs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C3150E">
              <w:rPr>
                <w:rFonts w:asciiTheme="majorBidi" w:hAnsiTheme="majorBidi" w:cstheme="majorBidi"/>
                <w:sz w:val="24"/>
                <w:szCs w:val="24"/>
              </w:rPr>
              <w:t>Kandil</w:t>
            </w:r>
            <w:proofErr w:type="spellEnd"/>
            <w:r w:rsidRPr="00C3150E">
              <w:rPr>
                <w:rFonts w:asciiTheme="majorBidi" w:hAnsiTheme="majorBidi" w:cstheme="majorBidi"/>
                <w:sz w:val="24"/>
                <w:szCs w:val="24"/>
              </w:rPr>
              <w:t xml:space="preserve"> brand Egypt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</w:rPr>
              <w:t>Dimensions 45 x 165 cm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</w:rPr>
              <w:t>Bulbs 2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</w:rPr>
              <w:t>The material is copper</w:t>
            </w:r>
          </w:p>
          <w:p w:rsidR="00C3150E" w:rsidRPr="00C3150E" w:rsidRDefault="00C3150E" w:rsidP="00C3150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2E2E7C" w:rsidRDefault="00C3150E" w:rsidP="00C3150E">
            <w:pPr>
              <w:bidi w:val="0"/>
              <w:rPr>
                <w:rtl/>
              </w:rPr>
            </w:pPr>
            <w:r w:rsidRPr="00C3150E">
              <w:rPr>
                <w:rFonts w:asciiTheme="majorBidi" w:hAnsiTheme="majorBidi" w:cstheme="majorBidi"/>
                <w:sz w:val="24"/>
                <w:szCs w:val="24"/>
              </w:rPr>
              <w:t>Modern style</w:t>
            </w:r>
          </w:p>
        </w:tc>
      </w:tr>
    </w:tbl>
    <w:p w:rsidR="006159A1" w:rsidRDefault="006159A1">
      <w:pPr>
        <w:rPr>
          <w:rtl/>
        </w:rPr>
      </w:pPr>
    </w:p>
    <w:p w:rsidR="006159A1" w:rsidRDefault="006159A1">
      <w:pPr>
        <w:rPr>
          <w:rFonts w:hint="cs"/>
          <w:rtl/>
          <w:lang w:bidi="ar-EG"/>
        </w:rPr>
      </w:pPr>
    </w:p>
    <w:p w:rsidR="00942D63" w:rsidRDefault="00942D63">
      <w:pPr>
        <w:rPr>
          <w:rtl/>
        </w:rPr>
      </w:pPr>
    </w:p>
    <w:p w:rsidR="006159A1" w:rsidRDefault="006159A1">
      <w:pPr>
        <w:rPr>
          <w:rtl/>
        </w:rPr>
      </w:pPr>
    </w:p>
    <w:p w:rsidR="00E92DB6" w:rsidRDefault="00E92DB6">
      <w:pPr>
        <w:rPr>
          <w:rtl/>
        </w:rPr>
      </w:pPr>
    </w:p>
    <w:p w:rsidR="00E92DB6" w:rsidRDefault="00E92DB6">
      <w:pPr>
        <w:rPr>
          <w:rFonts w:hint="cs"/>
          <w:rtl/>
          <w:lang w:bidi="ar-EG"/>
        </w:rPr>
      </w:pPr>
    </w:p>
    <w:p w:rsidR="006159A1" w:rsidRDefault="006159A1">
      <w:pPr>
        <w:rPr>
          <w:rtl/>
        </w:rPr>
      </w:pPr>
    </w:p>
    <w:p w:rsidR="006159A1" w:rsidRDefault="006159A1">
      <w:pPr>
        <w:rPr>
          <w:rtl/>
        </w:rPr>
      </w:pPr>
    </w:p>
    <w:p w:rsidR="006159A1" w:rsidRDefault="006159A1">
      <w:pPr>
        <w:rPr>
          <w:rtl/>
        </w:rPr>
      </w:pPr>
    </w:p>
    <w:p w:rsidR="006159A1" w:rsidRDefault="006159A1">
      <w:pPr>
        <w:rPr>
          <w:rtl/>
        </w:rPr>
      </w:pPr>
    </w:p>
    <w:p w:rsidR="006159A1" w:rsidRDefault="006159A1">
      <w:pPr>
        <w:rPr>
          <w:rFonts w:hint="cs"/>
          <w:rtl/>
          <w:lang w:bidi="ar-EG"/>
        </w:rPr>
      </w:pPr>
    </w:p>
    <w:sectPr w:rsidR="006159A1" w:rsidSect="00296F9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514B5"/>
    <w:multiLevelType w:val="multilevel"/>
    <w:tmpl w:val="1F823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3789D"/>
    <w:multiLevelType w:val="multilevel"/>
    <w:tmpl w:val="E8247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B368A6"/>
    <w:multiLevelType w:val="multilevel"/>
    <w:tmpl w:val="CFC40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593CCD"/>
    <w:multiLevelType w:val="multilevel"/>
    <w:tmpl w:val="7E9ED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F33B2F"/>
    <w:multiLevelType w:val="multilevel"/>
    <w:tmpl w:val="961EA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3172EC"/>
    <w:multiLevelType w:val="multilevel"/>
    <w:tmpl w:val="24CE4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0F0BC7"/>
    <w:multiLevelType w:val="multilevel"/>
    <w:tmpl w:val="1876D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1F277F"/>
    <w:multiLevelType w:val="multilevel"/>
    <w:tmpl w:val="BD261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027E2E"/>
    <w:multiLevelType w:val="multilevel"/>
    <w:tmpl w:val="1F600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2"/>
  </w:num>
  <w:num w:numId="5">
    <w:abstractNumId w:val="0"/>
  </w:num>
  <w:num w:numId="6">
    <w:abstractNumId w:val="1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9A1"/>
    <w:rsid w:val="00296F94"/>
    <w:rsid w:val="002E2E7C"/>
    <w:rsid w:val="002F44DA"/>
    <w:rsid w:val="006159A1"/>
    <w:rsid w:val="0065339D"/>
    <w:rsid w:val="006903CB"/>
    <w:rsid w:val="009341F6"/>
    <w:rsid w:val="00942D63"/>
    <w:rsid w:val="00C3150E"/>
    <w:rsid w:val="00D736BF"/>
    <w:rsid w:val="00E92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C05E7"/>
  <w15:chartTrackingRefBased/>
  <w15:docId w15:val="{9359115F-92FF-49CB-AE4B-B52E7AE26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6159A1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9A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rice">
    <w:name w:val="price"/>
    <w:basedOn w:val="Normal"/>
    <w:rsid w:val="006159A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oocommerce-price-amount">
    <w:name w:val="woocommerce-price-amount"/>
    <w:basedOn w:val="DefaultParagraphFont"/>
    <w:rsid w:val="006159A1"/>
  </w:style>
  <w:style w:type="character" w:customStyle="1" w:styleId="woocommerce-price-currencysymbol">
    <w:name w:val="woocommerce-price-currencysymbol"/>
    <w:basedOn w:val="DefaultParagraphFont"/>
    <w:rsid w:val="006159A1"/>
  </w:style>
  <w:style w:type="character" w:customStyle="1" w:styleId="screen-reader-text">
    <w:name w:val="screen-reader-text"/>
    <w:basedOn w:val="DefaultParagraphFont"/>
    <w:rsid w:val="006159A1"/>
  </w:style>
  <w:style w:type="paragraph" w:styleId="NormalWeb">
    <w:name w:val="Normal (Web)"/>
    <w:basedOn w:val="Normal"/>
    <w:uiPriority w:val="99"/>
    <w:semiHidden/>
    <w:unhideWhenUsed/>
    <w:rsid w:val="006159A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159A1"/>
    <w:rPr>
      <w:color w:val="0000FF"/>
      <w:u w:val="single"/>
    </w:rPr>
  </w:style>
  <w:style w:type="table" w:styleId="TableGrid">
    <w:name w:val="Table Grid"/>
    <w:basedOn w:val="TableNormal"/>
    <w:uiPriority w:val="39"/>
    <w:rsid w:val="002E2E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2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0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8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9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9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2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andilegypt.com/ar/color/%d8%b3%d9%88%d9%84%d9%8a%d8%aa%d9%8a%d8%b1-%d8%ac%d9%88%d9%84%d8%af/" TargetMode="External"/><Relationship Id="rId13" Type="http://schemas.openxmlformats.org/officeDocument/2006/relationships/hyperlink" Target="https://kandilegypt.com/ar/brand/kandil-egypt-ar/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hyperlink" Target="https://kandilegypt.com/ar/color/%d9%88%d8%a7%d9%8a%d8%aa%d9%8a/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kandilegypt.com/ar/bulb/e14-ar/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s://kandilegypt.com/ar/material/aluminum-ar/" TargetMode="External"/><Relationship Id="rId25" Type="http://schemas.openxmlformats.org/officeDocument/2006/relationships/image" Target="media/image4.jpeg"/><Relationship Id="rId33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hyperlink" Target="https://kandilegypt.com/ar/lights/3-ar/" TargetMode="External"/><Relationship Id="rId20" Type="http://schemas.openxmlformats.org/officeDocument/2006/relationships/hyperlink" Target="https://kandilegypt.com/ar/bulb/e14-ar/" TargetMode="External"/><Relationship Id="rId29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https://kandilegypt.com/ar/brand/kandil-egypt-ar/" TargetMode="External"/><Relationship Id="rId11" Type="http://schemas.openxmlformats.org/officeDocument/2006/relationships/hyperlink" Target="https://kandilegypt.com/ar/style/modern-ar/" TargetMode="External"/><Relationship Id="rId24" Type="http://schemas.openxmlformats.org/officeDocument/2006/relationships/hyperlink" Target="https://kandilegypt.com/ar/material/aluminum-ar/" TargetMode="External"/><Relationship Id="rId32" Type="http://schemas.openxmlformats.org/officeDocument/2006/relationships/image" Target="media/image11.jpeg"/><Relationship Id="rId5" Type="http://schemas.openxmlformats.org/officeDocument/2006/relationships/image" Target="media/image1.jpeg"/><Relationship Id="rId15" Type="http://schemas.openxmlformats.org/officeDocument/2006/relationships/hyperlink" Target="https://kandilegypt.com/ar/color/%d9%88%d8%a7%d9%8a%d8%aa%d9%8a/" TargetMode="External"/><Relationship Id="rId23" Type="http://schemas.openxmlformats.org/officeDocument/2006/relationships/hyperlink" Target="https://kandilegypt.com/ar/lights/3-ar/" TargetMode="External"/><Relationship Id="rId28" Type="http://schemas.openxmlformats.org/officeDocument/2006/relationships/image" Target="media/image7.jpeg"/><Relationship Id="rId10" Type="http://schemas.openxmlformats.org/officeDocument/2006/relationships/hyperlink" Target="https://kandilegypt.com/ar/room/living-room-ar/" TargetMode="External"/><Relationship Id="rId19" Type="http://schemas.openxmlformats.org/officeDocument/2006/relationships/hyperlink" Target="https://kandilegypt.com/ar/brand/kandil-egypt-ar/" TargetMode="External"/><Relationship Id="rId31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s://kandilegypt.com/ar/material/steel-ar/" TargetMode="External"/><Relationship Id="rId14" Type="http://schemas.openxmlformats.org/officeDocument/2006/relationships/hyperlink" Target="https://kandilegypt.com/ar/bulb/e14-ar/" TargetMode="External"/><Relationship Id="rId22" Type="http://schemas.openxmlformats.org/officeDocument/2006/relationships/hyperlink" Target="https://kandilegypt.com/ar/dimensions/1162/" TargetMode="External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8</Pages>
  <Words>737</Words>
  <Characters>4206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Lampaders</vt:lpstr>
    </vt:vector>
  </TitlesOfParts>
  <Company/>
  <LinksUpToDate>false</LinksUpToDate>
  <CharactersWithSpaces>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2024-09-30T17:06:00Z</dcterms:created>
  <dcterms:modified xsi:type="dcterms:W3CDTF">2024-09-30T20:29:00Z</dcterms:modified>
</cp:coreProperties>
</file>