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6326" w:rsidRPr="00B27824" w:rsidRDefault="00EF6326" w:rsidP="00EF6326">
      <w:pPr>
        <w:pStyle w:val="HTMLPreformatted"/>
      </w:pPr>
      <w:r w:rsidRPr="0061146E">
        <w:rPr>
          <w:rFonts w:ascii="Times New Roman" w:hAnsi="Times New Roman" w:cs="Times New Roman"/>
          <w:b/>
          <w:bCs/>
          <w:color w:val="FF0000"/>
          <w:kern w:val="36"/>
          <w:sz w:val="48"/>
          <w:szCs w:val="48"/>
        </w:rPr>
        <w:t>lampshades</w:t>
      </w:r>
    </w:p>
    <w:p w:rsidR="00EF6326" w:rsidRDefault="00EF6326" w:rsidP="00EF6326">
      <w:pPr>
        <w:rPr>
          <w:lang w:bidi="ar-E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4"/>
        <w:gridCol w:w="4552"/>
      </w:tblGrid>
      <w:tr w:rsidR="00EF6326" w:rsidTr="00022ED4">
        <w:tc>
          <w:tcPr>
            <w:tcW w:w="4148" w:type="dxa"/>
          </w:tcPr>
          <w:p w:rsidR="00EF6326" w:rsidRDefault="00EF6326" w:rsidP="00022ED4">
            <w:pPr>
              <w:pStyle w:val="Heading1"/>
              <w:outlineLvl w:val="0"/>
            </w:pPr>
            <w:proofErr w:type="spellStart"/>
            <w:r w:rsidRPr="00EB7AC2">
              <w:rPr>
                <w:color w:val="FF0000"/>
              </w:rPr>
              <w:t>Tabla</w:t>
            </w:r>
            <w:proofErr w:type="spellEnd"/>
            <w:r w:rsidRPr="00EB7AC2">
              <w:rPr>
                <w:color w:val="FF0000"/>
              </w:rPr>
              <w:t xml:space="preserve"> lamp </w:t>
            </w:r>
            <w:r>
              <w:t>30cm Wave Star Filters Code 5604 in Glass Solitaire Gold</w:t>
            </w:r>
          </w:p>
          <w:p w:rsidR="00EF6326" w:rsidRDefault="00EF6326" w:rsidP="00022ED4">
            <w:pPr>
              <w:pStyle w:val="price"/>
            </w:pPr>
            <w:del w:id="0" w:author="Unknown">
              <w:r>
                <w:rPr>
                  <w:rStyle w:val="woocommerce-price-amount"/>
                </w:rPr>
                <w:delText>3.521 </w:delText>
              </w:r>
              <w:r>
                <w:rPr>
                  <w:rStyle w:val="woocommerce-price-currencysymbol"/>
                </w:rPr>
                <w:delText>EGP</w:delText>
              </w:r>
            </w:del>
            <w:r>
              <w:t xml:space="preserve"> </w:t>
            </w:r>
            <w:r>
              <w:rPr>
                <w:rStyle w:val="screen-reader-text"/>
                <w:rtl/>
              </w:rPr>
              <w:t>السعر الأصلي هو: 3.521</w:t>
            </w:r>
            <w:r>
              <w:rPr>
                <w:rStyle w:val="screen-reader-text"/>
              </w:rPr>
              <w:t> EGP.</w:t>
            </w:r>
            <w:ins w:id="1" w:author="Unknown">
              <w:r>
                <w:rPr>
                  <w:rStyle w:val="woocommerce-price-amount"/>
                </w:rPr>
                <w:t>2.815 </w:t>
              </w:r>
              <w:r>
                <w:rPr>
                  <w:rStyle w:val="woocommerce-price-currencysymbol"/>
                </w:rPr>
                <w:t>EGP</w:t>
              </w:r>
            </w:ins>
            <w:r>
              <w:rPr>
                <w:rStyle w:val="screen-reader-text"/>
                <w:rtl/>
              </w:rPr>
              <w:t>السعر الحالي هو: 2.815</w:t>
            </w:r>
            <w:r>
              <w:rPr>
                <w:rStyle w:val="screen-reader-text"/>
              </w:rPr>
              <w:t> EGP.</w:t>
            </w:r>
          </w:p>
          <w:p w:rsidR="00EF6326" w:rsidRDefault="00EF6326" w:rsidP="00EF6326">
            <w:pPr>
              <w:numPr>
                <w:ilvl w:val="0"/>
                <w:numId w:val="1"/>
              </w:numPr>
              <w:spacing w:before="100" w:beforeAutospacing="1" w:after="100" w:afterAutospacing="1"/>
            </w:pPr>
            <w:r>
              <w:t>3-year warranty</w:t>
            </w:r>
          </w:p>
          <w:p w:rsidR="00EF6326" w:rsidRDefault="00EF6326" w:rsidP="00EF6326">
            <w:pPr>
              <w:numPr>
                <w:ilvl w:val="0"/>
                <w:numId w:val="1"/>
              </w:numPr>
              <w:spacing w:before="100" w:beforeAutospacing="1" w:after="100" w:afterAutospacing="1"/>
            </w:pPr>
            <w:r>
              <w:t xml:space="preserve">30 </w:t>
            </w:r>
            <w:proofErr w:type="gramStart"/>
            <w:r>
              <w:t>days</w:t>
            </w:r>
            <w:proofErr w:type="gramEnd"/>
            <w:r>
              <w:t xml:space="preserve"> free return guarantee</w:t>
            </w:r>
          </w:p>
          <w:p w:rsidR="00EF6326" w:rsidRDefault="00EF6326" w:rsidP="00EF6326">
            <w:pPr>
              <w:numPr>
                <w:ilvl w:val="0"/>
                <w:numId w:val="1"/>
              </w:numPr>
              <w:spacing w:before="100" w:beforeAutospacing="1" w:after="100" w:afterAutospacing="1"/>
            </w:pPr>
            <w:r>
              <w:t>Price is excluding bulbs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62"/>
              <w:gridCol w:w="1998"/>
            </w:tblGrid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الوزن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r>
                    <w:t xml:space="preserve">- </w:t>
                  </w:r>
                  <w:r>
                    <w:rPr>
                      <w:rtl/>
                    </w:rPr>
                    <w:t>كيلوجرام</w:t>
                  </w:r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الأبعاد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r>
                    <w:t xml:space="preserve">30 × 30 × 46 </w:t>
                  </w:r>
                  <w:r>
                    <w:rPr>
                      <w:rtl/>
                    </w:rPr>
                    <w:t>سنتيميتر</w:t>
                  </w:r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ماركة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5" w:history="1">
                    <w:r>
                      <w:rPr>
                        <w:rStyle w:val="Hyperlink"/>
                        <w:rtl/>
                      </w:rPr>
                      <w:t>قنديل مصر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اللمبة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6" w:history="1">
                    <w:r>
                      <w:rPr>
                        <w:rStyle w:val="Hyperlink"/>
                      </w:rPr>
                      <w:t>E14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اللون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7" w:history="1">
                    <w:proofErr w:type="spellStart"/>
                    <w:r>
                      <w:rPr>
                        <w:rStyle w:val="Hyperlink"/>
                        <w:rtl/>
                      </w:rPr>
                      <w:t>سوليتير</w:t>
                    </w:r>
                    <w:proofErr w:type="spellEnd"/>
                    <w:r>
                      <w:rPr>
                        <w:rStyle w:val="Hyperlink"/>
                        <w:rtl/>
                      </w:rPr>
                      <w:t xml:space="preserve"> جولد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Dimensions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8" w:history="1">
                    <w:r>
                      <w:rPr>
                        <w:rStyle w:val="Hyperlink"/>
                      </w:rPr>
                      <w:t>–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Lights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9" w:history="1">
                    <w:r>
                      <w:rPr>
                        <w:rStyle w:val="Hyperlink"/>
                      </w:rPr>
                      <w:t>4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Material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10" w:history="1">
                    <w:r>
                      <w:rPr>
                        <w:rStyle w:val="Hyperlink"/>
                        <w:rtl/>
                      </w:rPr>
                      <w:t>معدن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EF6326" w:rsidRDefault="00EF6326" w:rsidP="00022ED4">
                  <w:pPr>
                    <w:rPr>
                      <w:b/>
                      <w:bCs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EF6326" w:rsidRDefault="00EF6326" w:rsidP="00022ED4">
                  <w:pPr>
                    <w:pStyle w:val="NormalWeb"/>
                  </w:pPr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Style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11" w:history="1">
                    <w:r>
                      <w:rPr>
                        <w:rStyle w:val="Hyperlink"/>
                        <w:rtl/>
                      </w:rPr>
                      <w:t>مودرن</w:t>
                    </w:r>
                  </w:hyperlink>
                </w:p>
              </w:tc>
            </w:tr>
          </w:tbl>
          <w:p w:rsidR="00EF6326" w:rsidRDefault="00EF6326" w:rsidP="00022ED4">
            <w:pPr>
              <w:rPr>
                <w:lang w:bidi="ar-EG"/>
              </w:rPr>
            </w:pPr>
          </w:p>
        </w:tc>
        <w:tc>
          <w:tcPr>
            <w:tcW w:w="4148" w:type="dxa"/>
          </w:tcPr>
          <w:p w:rsidR="00EF6326" w:rsidRDefault="00EF6326" w:rsidP="00022ED4">
            <w:pPr>
              <w:rPr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078E700B" wp14:editId="7E6D1409">
                  <wp:extent cx="2771775" cy="2771775"/>
                  <wp:effectExtent l="0" t="0" r="9525" b="9525"/>
                  <wp:docPr id="45" name="Picture 45" descr="https://kandilegypt.com/wp-content/uploads/2024/09/اباجوره-30-سم-فلاتر-نجوم-موجة-كود-5604-بالزجاج-سوليتير-جولد-71001710-k1020031580800336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https://kandilegypt.com/wp-content/uploads/2024/09/اباجوره-30-سم-فلاتر-نجوم-موجة-كود-5604-بالزجاج-سوليتير-جولد-71001710-k1020031580800336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326" w:rsidTr="00022ED4">
        <w:tc>
          <w:tcPr>
            <w:tcW w:w="4148" w:type="dxa"/>
          </w:tcPr>
          <w:p w:rsidR="00EF6326" w:rsidRDefault="00EF6326" w:rsidP="00022ED4">
            <w:pPr>
              <w:pStyle w:val="Heading1"/>
              <w:outlineLvl w:val="0"/>
            </w:pPr>
            <w:r>
              <w:rPr>
                <w:rtl/>
              </w:rPr>
              <w:t xml:space="preserve">اباجوره شبه منحرف كره </w:t>
            </w:r>
            <w:proofErr w:type="spellStart"/>
            <w:r>
              <w:rPr>
                <w:rtl/>
              </w:rPr>
              <w:t>بيضاوى</w:t>
            </w:r>
            <w:proofErr w:type="spellEnd"/>
            <w:r>
              <w:rPr>
                <w:rtl/>
              </w:rPr>
              <w:t xml:space="preserve"> رقم 11 كروم × ذهب</w:t>
            </w:r>
          </w:p>
          <w:p w:rsidR="00EF6326" w:rsidRDefault="00EF6326" w:rsidP="00022ED4">
            <w:pPr>
              <w:pStyle w:val="price"/>
            </w:pPr>
            <w:del w:id="2" w:author="Unknown">
              <w:r>
                <w:rPr>
                  <w:rStyle w:val="woocommerce-price-amount"/>
                </w:rPr>
                <w:delText>1.526 </w:delText>
              </w:r>
              <w:r>
                <w:rPr>
                  <w:rStyle w:val="woocommerce-price-currencysymbol"/>
                </w:rPr>
                <w:delText>EGP</w:delText>
              </w:r>
            </w:del>
            <w:r>
              <w:t xml:space="preserve"> </w:t>
            </w:r>
            <w:r>
              <w:rPr>
                <w:rStyle w:val="screen-reader-text"/>
                <w:rtl/>
              </w:rPr>
              <w:t>السعر الأصلي هو: 1.526</w:t>
            </w:r>
            <w:r>
              <w:rPr>
                <w:rStyle w:val="screen-reader-text"/>
              </w:rPr>
              <w:t> EGP.</w:t>
            </w:r>
            <w:ins w:id="3" w:author="Unknown">
              <w:r>
                <w:rPr>
                  <w:rStyle w:val="woocommerce-price-amount"/>
                </w:rPr>
                <w:t>1.220 </w:t>
              </w:r>
              <w:r>
                <w:rPr>
                  <w:rStyle w:val="woocommerce-price-currencysymbol"/>
                </w:rPr>
                <w:t>EGP</w:t>
              </w:r>
            </w:ins>
            <w:r>
              <w:rPr>
                <w:rStyle w:val="screen-reader-text"/>
                <w:rtl/>
              </w:rPr>
              <w:t>السعر الحالي هو: 1.220</w:t>
            </w:r>
            <w:r>
              <w:rPr>
                <w:rStyle w:val="screen-reader-text"/>
              </w:rPr>
              <w:t> EGP.</w:t>
            </w:r>
          </w:p>
          <w:p w:rsidR="00EF6326" w:rsidRDefault="00EF6326" w:rsidP="00EF6326">
            <w:pPr>
              <w:numPr>
                <w:ilvl w:val="0"/>
                <w:numId w:val="2"/>
              </w:numPr>
              <w:spacing w:before="100" w:beforeAutospacing="1" w:after="100" w:afterAutospacing="1"/>
            </w:pPr>
            <w:r>
              <w:rPr>
                <w:rtl/>
              </w:rPr>
              <w:t>ضمان 3 سنوات</w:t>
            </w:r>
          </w:p>
          <w:p w:rsidR="00EF6326" w:rsidRDefault="00EF6326" w:rsidP="00EF6326">
            <w:pPr>
              <w:numPr>
                <w:ilvl w:val="0"/>
                <w:numId w:val="2"/>
              </w:numPr>
              <w:spacing w:before="100" w:beforeAutospacing="1" w:after="100" w:afterAutospacing="1"/>
            </w:pPr>
            <w:r>
              <w:rPr>
                <w:rtl/>
              </w:rPr>
              <w:t>ضمان استرجاع مجاني لمدة 30 يوم</w:t>
            </w:r>
          </w:p>
          <w:p w:rsidR="00EF6326" w:rsidRDefault="00EF6326" w:rsidP="00EF6326">
            <w:pPr>
              <w:numPr>
                <w:ilvl w:val="0"/>
                <w:numId w:val="2"/>
              </w:numPr>
              <w:spacing w:before="100" w:beforeAutospacing="1" w:after="100" w:afterAutospacing="1"/>
            </w:pPr>
            <w:r>
              <w:rPr>
                <w:rtl/>
              </w:rPr>
              <w:t>السعر لا يشمل اللمبات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66"/>
              <w:gridCol w:w="662"/>
            </w:tblGrid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lastRenderedPageBreak/>
                    <w:t>ماركة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13" w:history="1">
                    <w:r>
                      <w:rPr>
                        <w:rStyle w:val="Hyperlink"/>
                        <w:rtl/>
                      </w:rPr>
                      <w:t>قنديل مصر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اللمبة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14" w:history="1">
                    <w:r>
                      <w:rPr>
                        <w:rStyle w:val="Hyperlink"/>
                      </w:rPr>
                      <w:t>E27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اللون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15" w:history="1">
                    <w:r>
                      <w:rPr>
                        <w:rStyle w:val="Hyperlink"/>
                        <w:rtl/>
                      </w:rPr>
                      <w:t>كروم × ذهب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اللمبات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16" w:history="1">
                    <w:r>
                      <w:rPr>
                        <w:rStyle w:val="Hyperlink"/>
                      </w:rPr>
                      <w:t>1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الخامة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17" w:history="1">
                    <w:r>
                      <w:rPr>
                        <w:rStyle w:val="Hyperlink"/>
                        <w:rtl/>
                      </w:rPr>
                      <w:t>معدن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الطراز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18" w:history="1">
                    <w:r>
                      <w:rPr>
                        <w:rStyle w:val="Hyperlink"/>
                        <w:rtl/>
                      </w:rPr>
                      <w:t>كلاسيك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  <w:kern w:val="36"/>
                      <w:sz w:val="48"/>
                      <w:szCs w:val="48"/>
                    </w:rPr>
                  </w:pPr>
                  <w:r w:rsidRPr="00EF6326">
                    <w:rPr>
                      <w:b/>
                      <w:bCs/>
                      <w:kern w:val="36"/>
                      <w:sz w:val="48"/>
                      <w:szCs w:val="48"/>
                    </w:rPr>
                    <w:t>Trapezoidal lamp, oval ball number 11, chrome x gold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1.526 EGP The original price is: 1.526 EGP. 1.220 EGP The current price is: 1.220 EGP.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 xml:space="preserve">• 3 </w:t>
                  </w:r>
                  <w:proofErr w:type="gramStart"/>
                  <w:r w:rsidRPr="00EF6326">
                    <w:rPr>
                      <w:b/>
                      <w:bCs/>
                    </w:rPr>
                    <w:t>years</w:t>
                  </w:r>
                  <w:proofErr w:type="gramEnd"/>
                  <w:r w:rsidRPr="00EF6326">
                    <w:rPr>
                      <w:b/>
                      <w:bCs/>
                    </w:rPr>
                    <w:t xml:space="preserve"> warranty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• 30-day free return guarantee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• The price does not include bulbs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proofErr w:type="spellStart"/>
                  <w:r w:rsidRPr="00EF6326">
                    <w:rPr>
                      <w:b/>
                      <w:bCs/>
                    </w:rPr>
                    <w:t>Kandil</w:t>
                  </w:r>
                  <w:proofErr w:type="spellEnd"/>
                  <w:r w:rsidRPr="00EF6326">
                    <w:rPr>
                      <w:b/>
                      <w:bCs/>
                    </w:rPr>
                    <w:t xml:space="preserve"> brand Egypt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Bulb E27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Color chrome x gold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Bulbs 1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The material is metal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Default="00EF6326" w:rsidP="00EF6326">
                  <w:pPr>
                    <w:jc w:val="center"/>
                    <w:rPr>
                      <w:b/>
                      <w:bCs/>
                      <w:rtl/>
                    </w:rPr>
                  </w:pPr>
                  <w:r w:rsidRPr="00EF6326">
                    <w:rPr>
                      <w:b/>
                      <w:bCs/>
                    </w:rPr>
                    <w:t>Classic style</w:t>
                  </w:r>
                </w:p>
              </w:tc>
              <w:tc>
                <w:tcPr>
                  <w:tcW w:w="0" w:type="auto"/>
                  <w:vAlign w:val="center"/>
                </w:tcPr>
                <w:p w:rsidR="00EF6326" w:rsidRDefault="00EF6326" w:rsidP="00022ED4">
                  <w:pPr>
                    <w:pStyle w:val="NormalWeb"/>
                  </w:pPr>
                </w:p>
              </w:tc>
            </w:tr>
          </w:tbl>
          <w:p w:rsidR="00EF6326" w:rsidRDefault="00EF6326" w:rsidP="00022ED4">
            <w:pPr>
              <w:rPr>
                <w:lang w:bidi="ar-EG"/>
              </w:rPr>
            </w:pPr>
          </w:p>
        </w:tc>
        <w:tc>
          <w:tcPr>
            <w:tcW w:w="4148" w:type="dxa"/>
          </w:tcPr>
          <w:p w:rsidR="00EF6326" w:rsidRDefault="00EF6326" w:rsidP="00022ED4">
            <w:pPr>
              <w:rPr>
                <w:lang w:bidi="ar-EG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A68665" wp14:editId="447EA489">
                  <wp:extent cx="2762250" cy="2762250"/>
                  <wp:effectExtent l="0" t="0" r="0" b="0"/>
                  <wp:docPr id="46" name="Picture 46" descr="https://kandilegypt.com/wp-content/uploads/2022/12/2003000136011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https://kandilegypt.com/wp-content/uploads/2022/12/2003000136011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326" w:rsidTr="00022ED4">
        <w:tc>
          <w:tcPr>
            <w:tcW w:w="4148" w:type="dxa"/>
          </w:tcPr>
          <w:p w:rsidR="00EF6326" w:rsidRDefault="00EF6326" w:rsidP="00022ED4">
            <w:pPr>
              <w:pStyle w:val="Heading1"/>
              <w:outlineLvl w:val="0"/>
            </w:pPr>
            <w:r>
              <w:rPr>
                <w:rtl/>
              </w:rPr>
              <w:lastRenderedPageBreak/>
              <w:t xml:space="preserve">اباجوره مسلوب رقم 17 كروم </w:t>
            </w:r>
            <w:r>
              <w:t>1</w:t>
            </w:r>
          </w:p>
          <w:p w:rsidR="00EF6326" w:rsidRDefault="00EF6326" w:rsidP="00022ED4">
            <w:pPr>
              <w:pStyle w:val="price"/>
            </w:pPr>
            <w:del w:id="4" w:author="Unknown">
              <w:r>
                <w:rPr>
                  <w:rStyle w:val="woocommerce-price-amount"/>
                </w:rPr>
                <w:delText>1.385 </w:delText>
              </w:r>
              <w:r>
                <w:rPr>
                  <w:rStyle w:val="woocommerce-price-currencysymbol"/>
                </w:rPr>
                <w:delText>EGP</w:delText>
              </w:r>
            </w:del>
            <w:r>
              <w:t xml:space="preserve"> </w:t>
            </w:r>
            <w:r>
              <w:rPr>
                <w:rStyle w:val="screen-reader-text"/>
                <w:rtl/>
              </w:rPr>
              <w:t>السعر الأصلي هو: 1.385</w:t>
            </w:r>
            <w:r>
              <w:rPr>
                <w:rStyle w:val="screen-reader-text"/>
              </w:rPr>
              <w:t> EGP.</w:t>
            </w:r>
            <w:ins w:id="5" w:author="Unknown">
              <w:r>
                <w:rPr>
                  <w:rStyle w:val="woocommerce-price-amount"/>
                </w:rPr>
                <w:t>970 </w:t>
              </w:r>
              <w:r>
                <w:rPr>
                  <w:rStyle w:val="woocommerce-price-currencysymbol"/>
                </w:rPr>
                <w:t>EGP</w:t>
              </w:r>
            </w:ins>
            <w:r>
              <w:rPr>
                <w:rStyle w:val="screen-reader-text"/>
                <w:rtl/>
              </w:rPr>
              <w:t>السعر الحالي هو: 970</w:t>
            </w:r>
            <w:r>
              <w:rPr>
                <w:rStyle w:val="screen-reader-text"/>
              </w:rPr>
              <w:t> EGP.</w:t>
            </w:r>
          </w:p>
          <w:p w:rsidR="00EF6326" w:rsidRDefault="00EF6326" w:rsidP="00EF6326">
            <w:pPr>
              <w:numPr>
                <w:ilvl w:val="0"/>
                <w:numId w:val="3"/>
              </w:numPr>
              <w:spacing w:before="100" w:beforeAutospacing="1" w:after="100" w:afterAutospacing="1"/>
            </w:pPr>
            <w:r>
              <w:rPr>
                <w:rtl/>
              </w:rPr>
              <w:t>ضمان 3 سنوات</w:t>
            </w:r>
          </w:p>
          <w:p w:rsidR="00EF6326" w:rsidRDefault="00EF6326" w:rsidP="00EF6326">
            <w:pPr>
              <w:numPr>
                <w:ilvl w:val="0"/>
                <w:numId w:val="3"/>
              </w:numPr>
              <w:spacing w:before="100" w:beforeAutospacing="1" w:after="100" w:afterAutospacing="1"/>
            </w:pPr>
            <w:r>
              <w:rPr>
                <w:rtl/>
              </w:rPr>
              <w:t>ضمان استرجاع مجاني لمدة 30 يوم</w:t>
            </w:r>
          </w:p>
          <w:p w:rsidR="00EF6326" w:rsidRDefault="00EF6326" w:rsidP="00EF6326">
            <w:pPr>
              <w:numPr>
                <w:ilvl w:val="0"/>
                <w:numId w:val="3"/>
              </w:numPr>
              <w:spacing w:before="100" w:beforeAutospacing="1" w:after="100" w:afterAutospacing="1"/>
            </w:pPr>
            <w:r>
              <w:rPr>
                <w:rtl/>
              </w:rPr>
              <w:t>السعر لا يشمل اللمبات</w:t>
            </w:r>
          </w:p>
          <w:tbl>
            <w:tblPr>
              <w:tblW w:w="343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25"/>
              <w:gridCol w:w="708"/>
            </w:tblGrid>
            <w:tr w:rsidR="00EF6326" w:rsidTr="0061146E">
              <w:trPr>
                <w:tblCellSpacing w:w="15" w:type="dxa"/>
              </w:trPr>
              <w:tc>
                <w:tcPr>
                  <w:tcW w:w="3096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الأبعاد</w:t>
                  </w:r>
                </w:p>
              </w:tc>
              <w:tc>
                <w:tcPr>
                  <w:tcW w:w="247" w:type="dxa"/>
                  <w:vAlign w:val="center"/>
                  <w:hideMark/>
                </w:tcPr>
                <w:p w:rsidR="00EF6326" w:rsidRDefault="00EF6326" w:rsidP="00022ED4">
                  <w:r>
                    <w:t xml:space="preserve">35 × 44 </w:t>
                  </w:r>
                  <w:r>
                    <w:rPr>
                      <w:rtl/>
                    </w:rPr>
                    <w:t>سنتيميتر</w:t>
                  </w:r>
                </w:p>
              </w:tc>
            </w:tr>
            <w:tr w:rsidR="00EF6326" w:rsidTr="0061146E">
              <w:trPr>
                <w:tblCellSpacing w:w="15" w:type="dxa"/>
              </w:trPr>
              <w:tc>
                <w:tcPr>
                  <w:tcW w:w="3096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ماركة</w:t>
                  </w:r>
                </w:p>
              </w:tc>
              <w:tc>
                <w:tcPr>
                  <w:tcW w:w="247" w:type="dxa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20" w:history="1">
                    <w:r>
                      <w:rPr>
                        <w:rStyle w:val="Hyperlink"/>
                        <w:rtl/>
                      </w:rPr>
                      <w:t>قنديل مصر</w:t>
                    </w:r>
                  </w:hyperlink>
                </w:p>
              </w:tc>
            </w:tr>
            <w:tr w:rsidR="00EF6326" w:rsidTr="0061146E">
              <w:trPr>
                <w:tblCellSpacing w:w="15" w:type="dxa"/>
              </w:trPr>
              <w:tc>
                <w:tcPr>
                  <w:tcW w:w="3096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اللمبة</w:t>
                  </w:r>
                </w:p>
              </w:tc>
              <w:tc>
                <w:tcPr>
                  <w:tcW w:w="247" w:type="dxa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21" w:history="1">
                    <w:r>
                      <w:rPr>
                        <w:rStyle w:val="Hyperlink"/>
                      </w:rPr>
                      <w:t>E27</w:t>
                    </w:r>
                  </w:hyperlink>
                </w:p>
              </w:tc>
            </w:tr>
            <w:tr w:rsidR="00EF6326" w:rsidTr="0061146E">
              <w:trPr>
                <w:tblCellSpacing w:w="15" w:type="dxa"/>
              </w:trPr>
              <w:tc>
                <w:tcPr>
                  <w:tcW w:w="3096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اللون</w:t>
                  </w:r>
                </w:p>
              </w:tc>
              <w:tc>
                <w:tcPr>
                  <w:tcW w:w="247" w:type="dxa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22" w:history="1">
                    <w:r>
                      <w:rPr>
                        <w:rStyle w:val="Hyperlink"/>
                        <w:rtl/>
                      </w:rPr>
                      <w:t>كروم</w:t>
                    </w:r>
                  </w:hyperlink>
                </w:p>
              </w:tc>
            </w:tr>
            <w:tr w:rsidR="00EF6326" w:rsidTr="0061146E">
              <w:trPr>
                <w:tblCellSpacing w:w="15" w:type="dxa"/>
              </w:trPr>
              <w:tc>
                <w:tcPr>
                  <w:tcW w:w="3096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الابعاد</w:t>
                  </w:r>
                </w:p>
              </w:tc>
              <w:tc>
                <w:tcPr>
                  <w:tcW w:w="247" w:type="dxa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23" w:history="1">
                    <w:r>
                      <w:rPr>
                        <w:rStyle w:val="Hyperlink"/>
                      </w:rPr>
                      <w:t>35 46 cm</w:t>
                    </w:r>
                  </w:hyperlink>
                </w:p>
              </w:tc>
            </w:tr>
            <w:tr w:rsidR="00EF6326" w:rsidTr="0061146E">
              <w:trPr>
                <w:tblCellSpacing w:w="15" w:type="dxa"/>
              </w:trPr>
              <w:tc>
                <w:tcPr>
                  <w:tcW w:w="3096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اللمبات</w:t>
                  </w:r>
                </w:p>
              </w:tc>
              <w:tc>
                <w:tcPr>
                  <w:tcW w:w="247" w:type="dxa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24" w:history="1">
                    <w:r>
                      <w:rPr>
                        <w:rStyle w:val="Hyperlink"/>
                      </w:rPr>
                      <w:t>1</w:t>
                    </w:r>
                  </w:hyperlink>
                </w:p>
              </w:tc>
            </w:tr>
            <w:tr w:rsidR="00EF6326" w:rsidTr="0061146E">
              <w:trPr>
                <w:tblCellSpacing w:w="15" w:type="dxa"/>
              </w:trPr>
              <w:tc>
                <w:tcPr>
                  <w:tcW w:w="3096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الخامة</w:t>
                  </w:r>
                </w:p>
              </w:tc>
              <w:tc>
                <w:tcPr>
                  <w:tcW w:w="247" w:type="dxa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25" w:history="1">
                    <w:r>
                      <w:rPr>
                        <w:rStyle w:val="Hyperlink"/>
                        <w:rtl/>
                      </w:rPr>
                      <w:t>معدن</w:t>
                    </w:r>
                  </w:hyperlink>
                </w:p>
              </w:tc>
            </w:tr>
            <w:tr w:rsidR="00EF6326" w:rsidTr="0061146E">
              <w:trPr>
                <w:tblCellSpacing w:w="15" w:type="dxa"/>
              </w:trPr>
              <w:tc>
                <w:tcPr>
                  <w:tcW w:w="3096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الغرفة</w:t>
                  </w:r>
                </w:p>
              </w:tc>
              <w:tc>
                <w:tcPr>
                  <w:tcW w:w="247" w:type="dxa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26" w:history="1">
                    <w:r>
                      <w:rPr>
                        <w:rStyle w:val="Hyperlink"/>
                        <w:rtl/>
                      </w:rPr>
                      <w:t>غرفة النوم</w:t>
                    </w:r>
                  </w:hyperlink>
                </w:p>
              </w:tc>
            </w:tr>
            <w:tr w:rsidR="00EF6326" w:rsidTr="0061146E">
              <w:trPr>
                <w:tblCellSpacing w:w="15" w:type="dxa"/>
              </w:trPr>
              <w:tc>
                <w:tcPr>
                  <w:tcW w:w="3096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الطراز</w:t>
                  </w:r>
                </w:p>
              </w:tc>
              <w:tc>
                <w:tcPr>
                  <w:tcW w:w="247" w:type="dxa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27" w:history="1">
                    <w:r>
                      <w:rPr>
                        <w:rStyle w:val="Hyperlink"/>
                        <w:rtl/>
                      </w:rPr>
                      <w:t>مودرن</w:t>
                    </w:r>
                  </w:hyperlink>
                </w:p>
              </w:tc>
            </w:tr>
            <w:tr w:rsidR="00EF6326" w:rsidTr="0061146E">
              <w:trPr>
                <w:tblCellSpacing w:w="15" w:type="dxa"/>
              </w:trPr>
              <w:tc>
                <w:tcPr>
                  <w:tcW w:w="3096" w:type="dxa"/>
                  <w:vAlign w:val="center"/>
                </w:tcPr>
                <w:p w:rsidR="00EF6326" w:rsidRPr="0061146E" w:rsidRDefault="00EF6326" w:rsidP="0061146E">
                  <w:pPr>
                    <w:rPr>
                      <w:b/>
                      <w:bCs/>
                      <w:sz w:val="48"/>
                      <w:szCs w:val="48"/>
                    </w:rPr>
                  </w:pPr>
                  <w:r w:rsidRPr="0061146E">
                    <w:rPr>
                      <w:b/>
                      <w:bCs/>
                      <w:sz w:val="48"/>
                      <w:szCs w:val="48"/>
                    </w:rPr>
                    <w:t>Lampshades stolen No. 17 chrome 1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1.385 EGP The original price is: 1.385 EGP. 970 EGP The current price is: 970 EGP.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 xml:space="preserve">• 3 </w:t>
                  </w:r>
                  <w:proofErr w:type="gramStart"/>
                  <w:r w:rsidRPr="00EF6326">
                    <w:rPr>
                      <w:b/>
                      <w:bCs/>
                    </w:rPr>
                    <w:t>years</w:t>
                  </w:r>
                  <w:proofErr w:type="gramEnd"/>
                  <w:r w:rsidRPr="00EF6326">
                    <w:rPr>
                      <w:b/>
                      <w:bCs/>
                    </w:rPr>
                    <w:t xml:space="preserve"> warranty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• 30-day free return guarantee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• The price does not include bulbs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Dimensions 35 x 44 centimeters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proofErr w:type="spellStart"/>
                  <w:r w:rsidRPr="00EF6326">
                    <w:rPr>
                      <w:b/>
                      <w:bCs/>
                    </w:rPr>
                    <w:t>Kandil</w:t>
                  </w:r>
                  <w:proofErr w:type="spellEnd"/>
                  <w:r w:rsidRPr="00EF6326">
                    <w:rPr>
                      <w:b/>
                      <w:bCs/>
                    </w:rPr>
                    <w:t xml:space="preserve"> brand Egypt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Bulb E27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Color chrome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Dimensions 35 46 cm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Bulbs 1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The material is metal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The room is the bedroom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Default="00EF6326" w:rsidP="00EF6326">
                  <w:pPr>
                    <w:jc w:val="center"/>
                    <w:rPr>
                      <w:b/>
                      <w:bCs/>
                      <w:rtl/>
                    </w:rPr>
                  </w:pPr>
                  <w:r w:rsidRPr="00EF6326">
                    <w:rPr>
                      <w:b/>
                      <w:bCs/>
                    </w:rPr>
                    <w:t>Modern style</w:t>
                  </w:r>
                </w:p>
              </w:tc>
              <w:tc>
                <w:tcPr>
                  <w:tcW w:w="247" w:type="dxa"/>
                  <w:vAlign w:val="center"/>
                </w:tcPr>
                <w:p w:rsidR="00EF6326" w:rsidRDefault="00EF6326" w:rsidP="00022ED4">
                  <w:pPr>
                    <w:pStyle w:val="NormalWeb"/>
                  </w:pPr>
                </w:p>
              </w:tc>
            </w:tr>
          </w:tbl>
          <w:p w:rsidR="00EF6326" w:rsidRDefault="00EF6326" w:rsidP="00022ED4">
            <w:pPr>
              <w:rPr>
                <w:lang w:bidi="ar-EG"/>
              </w:rPr>
            </w:pPr>
          </w:p>
        </w:tc>
        <w:tc>
          <w:tcPr>
            <w:tcW w:w="4148" w:type="dxa"/>
          </w:tcPr>
          <w:p w:rsidR="00EF6326" w:rsidRDefault="00EF6326" w:rsidP="00022ED4">
            <w:pPr>
              <w:rPr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497AFF6D" wp14:editId="0EA5C268">
                  <wp:extent cx="2752725" cy="2752725"/>
                  <wp:effectExtent l="0" t="0" r="9525" b="9525"/>
                  <wp:docPr id="47" name="Picture 47" descr="https://kandilegypt.com/wp-content/uploads/2022/12/10001328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https://kandilegypt.com/wp-content/uploads/2022/12/10001328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725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326" w:rsidTr="00022ED4">
        <w:tc>
          <w:tcPr>
            <w:tcW w:w="4148" w:type="dxa"/>
          </w:tcPr>
          <w:p w:rsidR="00EF6326" w:rsidRDefault="00EF6326" w:rsidP="00022ED4">
            <w:pPr>
              <w:pStyle w:val="Heading1"/>
              <w:outlineLvl w:val="0"/>
            </w:pPr>
            <w:r>
              <w:rPr>
                <w:rtl/>
              </w:rPr>
              <w:t>اباجوره فروع</w:t>
            </w:r>
            <w:r>
              <w:t xml:space="preserve"> G9 </w:t>
            </w:r>
            <w:r>
              <w:rPr>
                <w:rtl/>
              </w:rPr>
              <w:t xml:space="preserve">بالزجاج 5458 </w:t>
            </w:r>
            <w:proofErr w:type="spellStart"/>
            <w:r>
              <w:rPr>
                <w:rtl/>
              </w:rPr>
              <w:t>سوليتير</w:t>
            </w:r>
            <w:proofErr w:type="spellEnd"/>
            <w:r>
              <w:rPr>
                <w:rtl/>
              </w:rPr>
              <w:t xml:space="preserve"> جولد</w:t>
            </w:r>
          </w:p>
          <w:p w:rsidR="00EF6326" w:rsidRDefault="00EF6326" w:rsidP="00022ED4">
            <w:pPr>
              <w:pStyle w:val="price"/>
            </w:pPr>
            <w:del w:id="6" w:author="Unknown">
              <w:r>
                <w:rPr>
                  <w:rStyle w:val="woocommerce-price-amount"/>
                </w:rPr>
                <w:delText>2.711 </w:delText>
              </w:r>
              <w:r>
                <w:rPr>
                  <w:rStyle w:val="woocommerce-price-currencysymbol"/>
                </w:rPr>
                <w:delText>EGP</w:delText>
              </w:r>
            </w:del>
            <w:r>
              <w:t xml:space="preserve"> </w:t>
            </w:r>
            <w:r>
              <w:rPr>
                <w:rStyle w:val="screen-reader-text"/>
                <w:rtl/>
              </w:rPr>
              <w:t>السعر الأصلي هو: 2.711</w:t>
            </w:r>
            <w:r>
              <w:rPr>
                <w:rStyle w:val="screen-reader-text"/>
              </w:rPr>
              <w:t> EGP.</w:t>
            </w:r>
            <w:ins w:id="7" w:author="Unknown">
              <w:r>
                <w:rPr>
                  <w:rStyle w:val="woocommerce-price-amount"/>
                </w:rPr>
                <w:t>2.170 </w:t>
              </w:r>
              <w:r>
                <w:rPr>
                  <w:rStyle w:val="woocommerce-price-currencysymbol"/>
                </w:rPr>
                <w:t>EGP</w:t>
              </w:r>
            </w:ins>
            <w:r>
              <w:rPr>
                <w:rStyle w:val="screen-reader-text"/>
                <w:rtl/>
              </w:rPr>
              <w:t>السعر الحالي هو: 2.170</w:t>
            </w:r>
            <w:r>
              <w:rPr>
                <w:rStyle w:val="screen-reader-text"/>
              </w:rPr>
              <w:t> EGP.</w:t>
            </w:r>
          </w:p>
          <w:p w:rsidR="00EF6326" w:rsidRDefault="00EF6326" w:rsidP="00EF6326">
            <w:pPr>
              <w:numPr>
                <w:ilvl w:val="0"/>
                <w:numId w:val="4"/>
              </w:numPr>
              <w:spacing w:before="100" w:beforeAutospacing="1" w:after="100" w:afterAutospacing="1"/>
            </w:pPr>
            <w:r>
              <w:rPr>
                <w:rtl/>
              </w:rPr>
              <w:t>ضمان 3 سنوات</w:t>
            </w:r>
          </w:p>
          <w:p w:rsidR="00EF6326" w:rsidRDefault="00EF6326" w:rsidP="00EF6326">
            <w:pPr>
              <w:numPr>
                <w:ilvl w:val="0"/>
                <w:numId w:val="4"/>
              </w:numPr>
              <w:spacing w:before="100" w:beforeAutospacing="1" w:after="100" w:afterAutospacing="1"/>
            </w:pPr>
            <w:r>
              <w:rPr>
                <w:rtl/>
              </w:rPr>
              <w:t>ضمان استرجاع مجاني لمدة 30 يوم</w:t>
            </w:r>
          </w:p>
          <w:p w:rsidR="00EF6326" w:rsidRDefault="00EF6326" w:rsidP="00EF6326">
            <w:pPr>
              <w:numPr>
                <w:ilvl w:val="0"/>
                <w:numId w:val="4"/>
              </w:numPr>
              <w:spacing w:before="100" w:beforeAutospacing="1" w:after="100" w:afterAutospacing="1"/>
            </w:pPr>
            <w:r>
              <w:rPr>
                <w:rtl/>
              </w:rPr>
              <w:t>السعر لا يشمل اللمبات</w:t>
            </w:r>
          </w:p>
          <w:tbl>
            <w:tblPr>
              <w:tblW w:w="3708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63"/>
              <w:gridCol w:w="1045"/>
            </w:tblGrid>
            <w:tr w:rsidR="00EF6326" w:rsidTr="0061146E">
              <w:trPr>
                <w:tblCellSpacing w:w="15" w:type="dxa"/>
              </w:trPr>
              <w:tc>
                <w:tcPr>
                  <w:tcW w:w="2549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الوزن</w:t>
                  </w:r>
                </w:p>
              </w:tc>
              <w:tc>
                <w:tcPr>
                  <w:tcW w:w="1069" w:type="dxa"/>
                  <w:vAlign w:val="center"/>
                  <w:hideMark/>
                </w:tcPr>
                <w:p w:rsidR="00EF6326" w:rsidRDefault="00EF6326" w:rsidP="00022ED4">
                  <w:r>
                    <w:t xml:space="preserve">- </w:t>
                  </w:r>
                  <w:r>
                    <w:rPr>
                      <w:rtl/>
                    </w:rPr>
                    <w:t>كيلوجرام</w:t>
                  </w:r>
                </w:p>
              </w:tc>
            </w:tr>
            <w:tr w:rsidR="00EF6326" w:rsidTr="0061146E">
              <w:trPr>
                <w:tblCellSpacing w:w="15" w:type="dxa"/>
              </w:trPr>
              <w:tc>
                <w:tcPr>
                  <w:tcW w:w="2549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الأبعاد</w:t>
                  </w:r>
                </w:p>
              </w:tc>
              <w:tc>
                <w:tcPr>
                  <w:tcW w:w="1069" w:type="dxa"/>
                  <w:vAlign w:val="center"/>
                  <w:hideMark/>
                </w:tcPr>
                <w:p w:rsidR="00EF6326" w:rsidRDefault="00EF6326" w:rsidP="00022ED4">
                  <w:r>
                    <w:t xml:space="preserve">42 × 59 </w:t>
                  </w:r>
                  <w:r>
                    <w:rPr>
                      <w:rtl/>
                    </w:rPr>
                    <w:t>سنتيميتر</w:t>
                  </w:r>
                </w:p>
              </w:tc>
            </w:tr>
            <w:tr w:rsidR="00EF6326" w:rsidTr="0061146E">
              <w:trPr>
                <w:tblCellSpacing w:w="15" w:type="dxa"/>
              </w:trPr>
              <w:tc>
                <w:tcPr>
                  <w:tcW w:w="2549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ماركة</w:t>
                  </w:r>
                </w:p>
              </w:tc>
              <w:tc>
                <w:tcPr>
                  <w:tcW w:w="1069" w:type="dxa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29" w:history="1">
                    <w:r>
                      <w:rPr>
                        <w:rStyle w:val="Hyperlink"/>
                        <w:rtl/>
                      </w:rPr>
                      <w:t>قنديل مصر</w:t>
                    </w:r>
                  </w:hyperlink>
                </w:p>
              </w:tc>
            </w:tr>
            <w:tr w:rsidR="00EF6326" w:rsidTr="0061146E">
              <w:trPr>
                <w:tblCellSpacing w:w="15" w:type="dxa"/>
              </w:trPr>
              <w:tc>
                <w:tcPr>
                  <w:tcW w:w="2549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اللمبة</w:t>
                  </w:r>
                </w:p>
              </w:tc>
              <w:tc>
                <w:tcPr>
                  <w:tcW w:w="1069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</w:p>
              </w:tc>
            </w:tr>
            <w:tr w:rsidR="00EF6326" w:rsidTr="0061146E">
              <w:trPr>
                <w:tblCellSpacing w:w="15" w:type="dxa"/>
              </w:trPr>
              <w:tc>
                <w:tcPr>
                  <w:tcW w:w="2549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اللون</w:t>
                  </w:r>
                </w:p>
              </w:tc>
              <w:tc>
                <w:tcPr>
                  <w:tcW w:w="1069" w:type="dxa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30" w:history="1">
                    <w:proofErr w:type="spellStart"/>
                    <w:r>
                      <w:rPr>
                        <w:rStyle w:val="Hyperlink"/>
                        <w:rtl/>
                      </w:rPr>
                      <w:t>سوليتير</w:t>
                    </w:r>
                    <w:proofErr w:type="spellEnd"/>
                    <w:r>
                      <w:rPr>
                        <w:rStyle w:val="Hyperlink"/>
                        <w:rtl/>
                      </w:rPr>
                      <w:t xml:space="preserve"> جولد</w:t>
                    </w:r>
                  </w:hyperlink>
                </w:p>
              </w:tc>
            </w:tr>
            <w:tr w:rsidR="00EF6326" w:rsidTr="0061146E">
              <w:trPr>
                <w:tblCellSpacing w:w="15" w:type="dxa"/>
              </w:trPr>
              <w:tc>
                <w:tcPr>
                  <w:tcW w:w="2549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الغرفة</w:t>
                  </w:r>
                </w:p>
              </w:tc>
              <w:tc>
                <w:tcPr>
                  <w:tcW w:w="1069" w:type="dxa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31" w:history="1">
                    <w:r>
                      <w:rPr>
                        <w:rStyle w:val="Hyperlink"/>
                        <w:rtl/>
                      </w:rPr>
                      <w:t>غرفة المعيشة والاستقبال</w:t>
                    </w:r>
                  </w:hyperlink>
                </w:p>
              </w:tc>
            </w:tr>
            <w:tr w:rsidR="00EF6326" w:rsidTr="0061146E">
              <w:trPr>
                <w:tblCellSpacing w:w="15" w:type="dxa"/>
              </w:trPr>
              <w:tc>
                <w:tcPr>
                  <w:tcW w:w="2549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الطراز</w:t>
                  </w:r>
                </w:p>
              </w:tc>
              <w:tc>
                <w:tcPr>
                  <w:tcW w:w="1069" w:type="dxa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32" w:history="1">
                    <w:r>
                      <w:rPr>
                        <w:rStyle w:val="Hyperlink"/>
                        <w:rtl/>
                      </w:rPr>
                      <w:t>مودرن</w:t>
                    </w:r>
                  </w:hyperlink>
                </w:p>
              </w:tc>
            </w:tr>
            <w:tr w:rsidR="00EF6326" w:rsidTr="0061146E">
              <w:trPr>
                <w:tblCellSpacing w:w="15" w:type="dxa"/>
              </w:trPr>
              <w:tc>
                <w:tcPr>
                  <w:tcW w:w="2549" w:type="dxa"/>
                  <w:vAlign w:val="center"/>
                </w:tcPr>
                <w:p w:rsidR="00EF6326" w:rsidRPr="0061146E" w:rsidRDefault="00EF6326" w:rsidP="00EF6326">
                  <w:pPr>
                    <w:jc w:val="center"/>
                    <w:rPr>
                      <w:b/>
                      <w:bCs/>
                      <w:sz w:val="48"/>
                      <w:szCs w:val="48"/>
                    </w:rPr>
                  </w:pPr>
                  <w:r w:rsidRPr="0061146E">
                    <w:rPr>
                      <w:b/>
                      <w:bCs/>
                      <w:sz w:val="48"/>
                      <w:szCs w:val="48"/>
                    </w:rPr>
                    <w:t>Lampshades with G9 glass branches, 5458, solitaire gold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2.711 EGP The original price is: 2.711 EGP. 2.170 EGP The current price is: 2.170 EGP.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 xml:space="preserve">• 3 </w:t>
                  </w:r>
                  <w:proofErr w:type="gramStart"/>
                  <w:r w:rsidRPr="00EF6326">
                    <w:rPr>
                      <w:b/>
                      <w:bCs/>
                    </w:rPr>
                    <w:t>years</w:t>
                  </w:r>
                  <w:proofErr w:type="gramEnd"/>
                  <w:r w:rsidRPr="00EF6326">
                    <w:rPr>
                      <w:b/>
                      <w:bCs/>
                    </w:rPr>
                    <w:t xml:space="preserve"> warranty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• 30-day free return guarantee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• The price does not include bulbs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Weight - kg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Dimensions 42 x 59 centimeters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proofErr w:type="spellStart"/>
                  <w:r w:rsidRPr="00EF6326">
                    <w:rPr>
                      <w:b/>
                      <w:bCs/>
                    </w:rPr>
                    <w:t>Kandil</w:t>
                  </w:r>
                  <w:proofErr w:type="spellEnd"/>
                  <w:r w:rsidRPr="00EF6326">
                    <w:rPr>
                      <w:b/>
                      <w:bCs/>
                    </w:rPr>
                    <w:t xml:space="preserve"> brand Egypt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The bulb</w:t>
                  </w:r>
                  <w:r w:rsidRPr="00EF6326">
                    <w:rPr>
                      <w:b/>
                      <w:bCs/>
                    </w:rPr>
                    <w:tab/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Color Solitaire Gold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The room is the living room and reception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Default="00EF6326" w:rsidP="00EF6326">
                  <w:pPr>
                    <w:jc w:val="center"/>
                    <w:rPr>
                      <w:b/>
                      <w:bCs/>
                      <w:rtl/>
                    </w:rPr>
                  </w:pPr>
                  <w:r w:rsidRPr="00EF6326">
                    <w:rPr>
                      <w:b/>
                      <w:bCs/>
                    </w:rPr>
                    <w:t>Modern style</w:t>
                  </w:r>
                </w:p>
              </w:tc>
              <w:tc>
                <w:tcPr>
                  <w:tcW w:w="1069" w:type="dxa"/>
                  <w:vAlign w:val="center"/>
                </w:tcPr>
                <w:p w:rsidR="00EF6326" w:rsidRDefault="00EF6326" w:rsidP="00022ED4">
                  <w:pPr>
                    <w:pStyle w:val="NormalWeb"/>
                  </w:pPr>
                </w:p>
              </w:tc>
            </w:tr>
          </w:tbl>
          <w:p w:rsidR="00EF6326" w:rsidRDefault="00EF6326" w:rsidP="00022ED4">
            <w:pPr>
              <w:rPr>
                <w:lang w:bidi="ar-EG"/>
              </w:rPr>
            </w:pPr>
          </w:p>
        </w:tc>
        <w:tc>
          <w:tcPr>
            <w:tcW w:w="4148" w:type="dxa"/>
          </w:tcPr>
          <w:p w:rsidR="00EF6326" w:rsidRDefault="00EF6326" w:rsidP="00022ED4">
            <w:pPr>
              <w:rPr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081FC00A" wp14:editId="4516F236">
                  <wp:extent cx="2817009" cy="2990850"/>
                  <wp:effectExtent l="0" t="0" r="2540" b="0"/>
                  <wp:docPr id="48" name="Picture 48" descr="https://kandilegypt.com/wp-content/uploads/2023/05/1020030000516336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https://kandilegypt.com/wp-content/uploads/2023/05/1020030000516336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4315" cy="2998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326" w:rsidTr="00022ED4">
        <w:tc>
          <w:tcPr>
            <w:tcW w:w="4148" w:type="dxa"/>
          </w:tcPr>
          <w:p w:rsidR="00EF6326" w:rsidRDefault="00EF6326" w:rsidP="00022ED4">
            <w:pPr>
              <w:pStyle w:val="Heading1"/>
              <w:outlineLvl w:val="0"/>
            </w:pPr>
            <w:r>
              <w:rPr>
                <w:rtl/>
              </w:rPr>
              <w:t xml:space="preserve">اباجورة 3ذراع ستاره جديده 5561 </w:t>
            </w:r>
            <w:proofErr w:type="spellStart"/>
            <w:r>
              <w:rPr>
                <w:rtl/>
              </w:rPr>
              <w:t>سولتيرجولد</w:t>
            </w:r>
            <w:proofErr w:type="spellEnd"/>
          </w:p>
          <w:p w:rsidR="00EF6326" w:rsidRDefault="00EF6326" w:rsidP="00022ED4">
            <w:pPr>
              <w:pStyle w:val="price"/>
            </w:pPr>
            <w:del w:id="8" w:author="Unknown">
              <w:r>
                <w:rPr>
                  <w:rStyle w:val="woocommerce-price-amount"/>
                </w:rPr>
                <w:delText>2.487 </w:delText>
              </w:r>
              <w:r>
                <w:rPr>
                  <w:rStyle w:val="woocommerce-price-currencysymbol"/>
                </w:rPr>
                <w:delText>EGP</w:delText>
              </w:r>
            </w:del>
            <w:r>
              <w:t xml:space="preserve"> </w:t>
            </w:r>
            <w:r>
              <w:rPr>
                <w:rStyle w:val="screen-reader-text"/>
                <w:rtl/>
              </w:rPr>
              <w:t>السعر الأصلي هو: 2.487</w:t>
            </w:r>
            <w:r>
              <w:rPr>
                <w:rStyle w:val="screen-reader-text"/>
              </w:rPr>
              <w:t> EGP.</w:t>
            </w:r>
            <w:ins w:id="9" w:author="Unknown">
              <w:r>
                <w:rPr>
                  <w:rStyle w:val="woocommerce-price-amount"/>
                </w:rPr>
                <w:t>1.990 </w:t>
              </w:r>
              <w:r>
                <w:rPr>
                  <w:rStyle w:val="woocommerce-price-currencysymbol"/>
                </w:rPr>
                <w:t>EGP</w:t>
              </w:r>
            </w:ins>
            <w:r>
              <w:rPr>
                <w:rStyle w:val="screen-reader-text"/>
                <w:rtl/>
              </w:rPr>
              <w:t>السعر الحالي هو: 1.990</w:t>
            </w:r>
            <w:r>
              <w:rPr>
                <w:rStyle w:val="screen-reader-text"/>
              </w:rPr>
              <w:t> EGP.</w:t>
            </w:r>
          </w:p>
          <w:p w:rsidR="00EF6326" w:rsidRDefault="00EF6326" w:rsidP="00EF6326">
            <w:pPr>
              <w:numPr>
                <w:ilvl w:val="0"/>
                <w:numId w:val="5"/>
              </w:numPr>
              <w:spacing w:before="100" w:beforeAutospacing="1" w:after="100" w:afterAutospacing="1"/>
            </w:pPr>
            <w:r>
              <w:rPr>
                <w:rtl/>
              </w:rPr>
              <w:t>ضمان 3 سنوات</w:t>
            </w:r>
          </w:p>
          <w:p w:rsidR="00EF6326" w:rsidRDefault="00EF6326" w:rsidP="00EF6326">
            <w:pPr>
              <w:numPr>
                <w:ilvl w:val="0"/>
                <w:numId w:val="5"/>
              </w:numPr>
              <w:spacing w:before="100" w:beforeAutospacing="1" w:after="100" w:afterAutospacing="1"/>
            </w:pPr>
            <w:r>
              <w:rPr>
                <w:rtl/>
              </w:rPr>
              <w:t>ضمان استرجاع مجاني لمدة 30 يوم</w:t>
            </w:r>
          </w:p>
          <w:p w:rsidR="00EF6326" w:rsidRDefault="00EF6326" w:rsidP="00EF6326">
            <w:pPr>
              <w:numPr>
                <w:ilvl w:val="0"/>
                <w:numId w:val="5"/>
              </w:numPr>
              <w:spacing w:before="100" w:beforeAutospacing="1" w:after="100" w:afterAutospacing="1"/>
            </w:pPr>
            <w:r>
              <w:rPr>
                <w:rtl/>
              </w:rPr>
              <w:t>السعر لا يشمل اللمبات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82"/>
              <w:gridCol w:w="1346"/>
            </w:tblGrid>
            <w:tr w:rsidR="00EF6326" w:rsidTr="005E0574">
              <w:trPr>
                <w:tblCellSpacing w:w="15" w:type="dxa"/>
              </w:trPr>
              <w:tc>
                <w:tcPr>
                  <w:tcW w:w="1820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الأبعاد</w:t>
                  </w:r>
                </w:p>
              </w:tc>
              <w:tc>
                <w:tcPr>
                  <w:tcW w:w="1618" w:type="dxa"/>
                  <w:vAlign w:val="center"/>
                  <w:hideMark/>
                </w:tcPr>
                <w:p w:rsidR="00EF6326" w:rsidRDefault="00EF6326" w:rsidP="00022ED4">
                  <w:r>
                    <w:t xml:space="preserve">40 × 57 </w:t>
                  </w:r>
                  <w:r>
                    <w:rPr>
                      <w:rtl/>
                    </w:rPr>
                    <w:t>سنتيميتر</w:t>
                  </w:r>
                </w:p>
              </w:tc>
            </w:tr>
            <w:tr w:rsidR="00EF6326" w:rsidTr="005E0574">
              <w:trPr>
                <w:tblCellSpacing w:w="15" w:type="dxa"/>
              </w:trPr>
              <w:tc>
                <w:tcPr>
                  <w:tcW w:w="1820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ماركة</w:t>
                  </w:r>
                </w:p>
              </w:tc>
              <w:tc>
                <w:tcPr>
                  <w:tcW w:w="1618" w:type="dxa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34" w:history="1">
                    <w:r>
                      <w:rPr>
                        <w:rStyle w:val="Hyperlink"/>
                        <w:rtl/>
                      </w:rPr>
                      <w:t>قنديل مصر</w:t>
                    </w:r>
                  </w:hyperlink>
                </w:p>
              </w:tc>
            </w:tr>
            <w:tr w:rsidR="00EF6326" w:rsidTr="005E0574">
              <w:trPr>
                <w:tblCellSpacing w:w="15" w:type="dxa"/>
              </w:trPr>
              <w:tc>
                <w:tcPr>
                  <w:tcW w:w="1820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اللمبة</w:t>
                  </w:r>
                </w:p>
              </w:tc>
              <w:tc>
                <w:tcPr>
                  <w:tcW w:w="1618" w:type="dxa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35" w:history="1">
                    <w:r>
                      <w:rPr>
                        <w:rStyle w:val="Hyperlink"/>
                      </w:rPr>
                      <w:t>E14</w:t>
                    </w:r>
                  </w:hyperlink>
                </w:p>
              </w:tc>
            </w:tr>
            <w:tr w:rsidR="00EF6326" w:rsidTr="005E0574">
              <w:trPr>
                <w:tblCellSpacing w:w="15" w:type="dxa"/>
              </w:trPr>
              <w:tc>
                <w:tcPr>
                  <w:tcW w:w="1820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اللون</w:t>
                  </w:r>
                </w:p>
              </w:tc>
              <w:tc>
                <w:tcPr>
                  <w:tcW w:w="1618" w:type="dxa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36" w:history="1">
                    <w:proofErr w:type="spellStart"/>
                    <w:r>
                      <w:rPr>
                        <w:rStyle w:val="Hyperlink"/>
                        <w:rtl/>
                      </w:rPr>
                      <w:t>سوليتير</w:t>
                    </w:r>
                    <w:proofErr w:type="spellEnd"/>
                    <w:r>
                      <w:rPr>
                        <w:rStyle w:val="Hyperlink"/>
                        <w:rtl/>
                      </w:rPr>
                      <w:t xml:space="preserve"> جولد</w:t>
                    </w:r>
                  </w:hyperlink>
                </w:p>
              </w:tc>
            </w:tr>
            <w:tr w:rsidR="00EF6326" w:rsidTr="005E0574">
              <w:trPr>
                <w:tblCellSpacing w:w="15" w:type="dxa"/>
              </w:trPr>
              <w:tc>
                <w:tcPr>
                  <w:tcW w:w="1820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الابعاد</w:t>
                  </w:r>
                </w:p>
              </w:tc>
              <w:tc>
                <w:tcPr>
                  <w:tcW w:w="1618" w:type="dxa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37" w:history="1">
                    <w:r>
                      <w:rPr>
                        <w:rStyle w:val="Hyperlink"/>
                      </w:rPr>
                      <w:t>40 57CM</w:t>
                    </w:r>
                  </w:hyperlink>
                </w:p>
              </w:tc>
            </w:tr>
            <w:tr w:rsidR="00EF6326" w:rsidTr="005E0574">
              <w:trPr>
                <w:tblCellSpacing w:w="15" w:type="dxa"/>
              </w:trPr>
              <w:tc>
                <w:tcPr>
                  <w:tcW w:w="1820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اللمبات</w:t>
                  </w:r>
                </w:p>
              </w:tc>
              <w:tc>
                <w:tcPr>
                  <w:tcW w:w="1618" w:type="dxa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38" w:history="1">
                    <w:r>
                      <w:rPr>
                        <w:rStyle w:val="Hyperlink"/>
                      </w:rPr>
                      <w:t>3</w:t>
                    </w:r>
                  </w:hyperlink>
                </w:p>
              </w:tc>
            </w:tr>
            <w:tr w:rsidR="00EF6326" w:rsidTr="005E0574">
              <w:trPr>
                <w:tblCellSpacing w:w="15" w:type="dxa"/>
              </w:trPr>
              <w:tc>
                <w:tcPr>
                  <w:tcW w:w="1820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الخامة</w:t>
                  </w:r>
                </w:p>
              </w:tc>
              <w:tc>
                <w:tcPr>
                  <w:tcW w:w="1618" w:type="dxa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39" w:history="1">
                    <w:proofErr w:type="spellStart"/>
                    <w:r>
                      <w:rPr>
                        <w:rStyle w:val="Hyperlink"/>
                        <w:rtl/>
                      </w:rPr>
                      <w:t>ستانلس</w:t>
                    </w:r>
                    <w:proofErr w:type="spellEnd"/>
                  </w:hyperlink>
                </w:p>
              </w:tc>
            </w:tr>
            <w:tr w:rsidR="00EF6326" w:rsidTr="005E0574">
              <w:trPr>
                <w:tblCellSpacing w:w="15" w:type="dxa"/>
              </w:trPr>
              <w:tc>
                <w:tcPr>
                  <w:tcW w:w="1820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rFonts w:hint="cs"/>
                      <w:b/>
                      <w:bCs/>
                      <w:lang w:bidi="ar-EG"/>
                    </w:rPr>
                  </w:pPr>
                  <w:r>
                    <w:rPr>
                      <w:b/>
                      <w:bCs/>
                      <w:rtl/>
                    </w:rPr>
                    <w:t>الغرفة</w:t>
                  </w:r>
                </w:p>
              </w:tc>
              <w:tc>
                <w:tcPr>
                  <w:tcW w:w="1618" w:type="dxa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40" w:history="1">
                    <w:r>
                      <w:rPr>
                        <w:rStyle w:val="Hyperlink"/>
                        <w:rtl/>
                      </w:rPr>
                      <w:t>المدخل، غرفة المعيشة، الاستقبال</w:t>
                    </w:r>
                  </w:hyperlink>
                </w:p>
              </w:tc>
            </w:tr>
            <w:tr w:rsidR="00EF6326" w:rsidTr="005E0574">
              <w:trPr>
                <w:tblCellSpacing w:w="15" w:type="dxa"/>
              </w:trPr>
              <w:tc>
                <w:tcPr>
                  <w:tcW w:w="1820" w:type="dxa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الطراز</w:t>
                  </w:r>
                </w:p>
              </w:tc>
              <w:tc>
                <w:tcPr>
                  <w:tcW w:w="1618" w:type="dxa"/>
                  <w:vAlign w:val="center"/>
                  <w:hideMark/>
                </w:tcPr>
                <w:p w:rsidR="005E0574" w:rsidRDefault="00EF6326" w:rsidP="005E0574">
                  <w:pPr>
                    <w:pStyle w:val="NormalWeb"/>
                  </w:pPr>
                  <w:hyperlink r:id="rId41" w:history="1">
                    <w:r>
                      <w:rPr>
                        <w:rStyle w:val="Hyperlink"/>
                        <w:rtl/>
                      </w:rPr>
                      <w:t>مودرن</w:t>
                    </w:r>
                  </w:hyperlink>
                </w:p>
              </w:tc>
            </w:tr>
            <w:tr w:rsidR="00EF6326" w:rsidTr="005E0574">
              <w:trPr>
                <w:tblCellSpacing w:w="15" w:type="dxa"/>
              </w:trPr>
              <w:tc>
                <w:tcPr>
                  <w:tcW w:w="1820" w:type="dxa"/>
                  <w:vAlign w:val="center"/>
                </w:tcPr>
                <w:p w:rsidR="005E0574" w:rsidRPr="005E0574" w:rsidRDefault="005E0574" w:rsidP="00EF6326">
                  <w:pPr>
                    <w:jc w:val="center"/>
                    <w:rPr>
                      <w:b/>
                      <w:bCs/>
                      <w:sz w:val="48"/>
                      <w:szCs w:val="48"/>
                    </w:rPr>
                  </w:pPr>
                </w:p>
                <w:p w:rsidR="00EF6326" w:rsidRPr="005E0574" w:rsidRDefault="00EF6326" w:rsidP="00EF6326">
                  <w:pPr>
                    <w:jc w:val="center"/>
                    <w:rPr>
                      <w:b/>
                      <w:bCs/>
                      <w:sz w:val="48"/>
                      <w:szCs w:val="48"/>
                    </w:rPr>
                  </w:pPr>
                  <w:r w:rsidRPr="005E0574">
                    <w:rPr>
                      <w:b/>
                      <w:bCs/>
                      <w:sz w:val="48"/>
                      <w:szCs w:val="48"/>
                    </w:rPr>
                    <w:t xml:space="preserve">3-arm lamp, new curtain, 5561 </w:t>
                  </w:r>
                  <w:proofErr w:type="spellStart"/>
                  <w:r w:rsidRPr="005E0574">
                    <w:rPr>
                      <w:b/>
                      <w:bCs/>
                      <w:sz w:val="48"/>
                      <w:szCs w:val="48"/>
                    </w:rPr>
                    <w:t>Saltergold</w:t>
                  </w:r>
                  <w:proofErr w:type="spellEnd"/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2.487 EGP The original price is: 2.487 EGP. 1.990 EGP The current price is: 1.990 EGP.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 xml:space="preserve">• 3 </w:t>
                  </w:r>
                  <w:proofErr w:type="gramStart"/>
                  <w:r w:rsidRPr="00EF6326">
                    <w:rPr>
                      <w:b/>
                      <w:bCs/>
                    </w:rPr>
                    <w:t>years</w:t>
                  </w:r>
                  <w:proofErr w:type="gramEnd"/>
                  <w:r w:rsidRPr="00EF6326">
                    <w:rPr>
                      <w:b/>
                      <w:bCs/>
                    </w:rPr>
                    <w:t xml:space="preserve"> warranty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• 30-day free return guarantee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• The price does not include bulbs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Dimensions 40 x 57 centimeters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proofErr w:type="spellStart"/>
                  <w:r w:rsidRPr="00EF6326">
                    <w:rPr>
                      <w:b/>
                      <w:bCs/>
                    </w:rPr>
                    <w:t>Kandil</w:t>
                  </w:r>
                  <w:proofErr w:type="spellEnd"/>
                  <w:r w:rsidRPr="00EF6326">
                    <w:rPr>
                      <w:b/>
                      <w:bCs/>
                    </w:rPr>
                    <w:t xml:space="preserve"> brand Egypt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Bulb E14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Color Solitaire Gold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Dimensions 40 x 57cm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Bulbs 3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The material is stainless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Entrance room, living room, reception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Default="00EF6326" w:rsidP="00EF6326">
                  <w:pPr>
                    <w:jc w:val="center"/>
                    <w:rPr>
                      <w:b/>
                      <w:bCs/>
                      <w:rtl/>
                    </w:rPr>
                  </w:pPr>
                  <w:r w:rsidRPr="00EF6326">
                    <w:rPr>
                      <w:b/>
                      <w:bCs/>
                    </w:rPr>
                    <w:t>Modern style</w:t>
                  </w:r>
                </w:p>
              </w:tc>
              <w:tc>
                <w:tcPr>
                  <w:tcW w:w="1618" w:type="dxa"/>
                  <w:vAlign w:val="center"/>
                </w:tcPr>
                <w:p w:rsidR="00EF6326" w:rsidRDefault="00EF6326" w:rsidP="00022ED4">
                  <w:pPr>
                    <w:pStyle w:val="NormalWeb"/>
                  </w:pPr>
                </w:p>
              </w:tc>
            </w:tr>
          </w:tbl>
          <w:p w:rsidR="00EF6326" w:rsidRDefault="00EF6326" w:rsidP="00022ED4">
            <w:pPr>
              <w:rPr>
                <w:lang w:bidi="ar-EG"/>
              </w:rPr>
            </w:pPr>
          </w:p>
        </w:tc>
        <w:tc>
          <w:tcPr>
            <w:tcW w:w="4148" w:type="dxa"/>
          </w:tcPr>
          <w:p w:rsidR="00EF6326" w:rsidRDefault="00EF6326" w:rsidP="00022ED4">
            <w:pPr>
              <w:rPr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1C56CC66" wp14:editId="48EC232C">
                  <wp:extent cx="2576195" cy="3124200"/>
                  <wp:effectExtent l="0" t="0" r="0" b="0"/>
                  <wp:docPr id="49" name="Picture 49" descr="https://kandilegypt.com/wp-content/uploads/2024/03/اباجورة-3ذراع-ستاره-جديده-556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 descr="https://kandilegypt.com/wp-content/uploads/2024/03/اباجورة-3ذراع-ستاره-جديده-556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932" b="21432"/>
                          <a:stretch/>
                        </pic:blipFill>
                        <pic:spPr bwMode="auto">
                          <a:xfrm>
                            <a:off x="0" y="0"/>
                            <a:ext cx="2588117" cy="3138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326" w:rsidTr="00022ED4">
        <w:tc>
          <w:tcPr>
            <w:tcW w:w="4148" w:type="dxa"/>
          </w:tcPr>
          <w:p w:rsidR="00EF6326" w:rsidRDefault="00EF6326" w:rsidP="00022ED4">
            <w:pPr>
              <w:pStyle w:val="Heading1"/>
              <w:outlineLvl w:val="0"/>
            </w:pPr>
            <w:r>
              <w:rPr>
                <w:rtl/>
              </w:rPr>
              <w:t>اباجورة 20سم ستارة شرائح كود 5584(</w:t>
            </w:r>
            <w:proofErr w:type="spellStart"/>
            <w:r>
              <w:rPr>
                <w:rtl/>
              </w:rPr>
              <w:t>سولتيرجولد</w:t>
            </w:r>
            <w:proofErr w:type="spellEnd"/>
            <w:r>
              <w:t>)</w:t>
            </w:r>
          </w:p>
          <w:p w:rsidR="00EF6326" w:rsidRDefault="00EF6326" w:rsidP="00022ED4">
            <w:pPr>
              <w:pStyle w:val="price"/>
            </w:pPr>
            <w:del w:id="10" w:author="Unknown">
              <w:r>
                <w:rPr>
                  <w:rStyle w:val="woocommerce-price-amount"/>
                </w:rPr>
                <w:delText>3.052 </w:delText>
              </w:r>
              <w:r>
                <w:rPr>
                  <w:rStyle w:val="woocommerce-price-currencysymbol"/>
                </w:rPr>
                <w:delText>EGP</w:delText>
              </w:r>
            </w:del>
            <w:r>
              <w:t xml:space="preserve"> </w:t>
            </w:r>
            <w:r>
              <w:rPr>
                <w:rStyle w:val="screen-reader-text"/>
                <w:rtl/>
              </w:rPr>
              <w:t>السعر الأصلي هو: 3.052</w:t>
            </w:r>
            <w:r>
              <w:rPr>
                <w:rStyle w:val="screen-reader-text"/>
              </w:rPr>
              <w:t> EGP.</w:t>
            </w:r>
            <w:ins w:id="11" w:author="Unknown">
              <w:r>
                <w:rPr>
                  <w:rStyle w:val="woocommerce-price-amount"/>
                </w:rPr>
                <w:t>2.440 </w:t>
              </w:r>
              <w:r>
                <w:rPr>
                  <w:rStyle w:val="woocommerce-price-currencysymbol"/>
                </w:rPr>
                <w:t>EGP</w:t>
              </w:r>
            </w:ins>
            <w:r>
              <w:rPr>
                <w:rStyle w:val="screen-reader-text"/>
                <w:rtl/>
              </w:rPr>
              <w:t>السعر الحالي هو: 2.440</w:t>
            </w:r>
            <w:r>
              <w:rPr>
                <w:rStyle w:val="screen-reader-text"/>
              </w:rPr>
              <w:t> EGP.</w:t>
            </w:r>
          </w:p>
          <w:p w:rsidR="00EF6326" w:rsidRDefault="00EF6326" w:rsidP="00EF6326">
            <w:pPr>
              <w:numPr>
                <w:ilvl w:val="0"/>
                <w:numId w:val="6"/>
              </w:numPr>
              <w:spacing w:before="100" w:beforeAutospacing="1" w:after="100" w:afterAutospacing="1"/>
            </w:pPr>
            <w:r>
              <w:rPr>
                <w:rtl/>
              </w:rPr>
              <w:t>ضمان 3 سنوات</w:t>
            </w:r>
          </w:p>
          <w:p w:rsidR="00EF6326" w:rsidRDefault="00EF6326" w:rsidP="00EF6326">
            <w:pPr>
              <w:numPr>
                <w:ilvl w:val="0"/>
                <w:numId w:val="6"/>
              </w:numPr>
              <w:spacing w:before="100" w:beforeAutospacing="1" w:after="100" w:afterAutospacing="1"/>
            </w:pPr>
            <w:r>
              <w:rPr>
                <w:rtl/>
              </w:rPr>
              <w:t>ضمان استرجاع مجاني لمدة 30 يوم</w:t>
            </w:r>
          </w:p>
          <w:p w:rsidR="00EF6326" w:rsidRDefault="00EF6326" w:rsidP="00EF6326">
            <w:pPr>
              <w:numPr>
                <w:ilvl w:val="0"/>
                <w:numId w:val="6"/>
              </w:numPr>
              <w:spacing w:before="100" w:beforeAutospacing="1" w:after="100" w:afterAutospacing="1"/>
            </w:pPr>
            <w:r>
              <w:rPr>
                <w:rtl/>
              </w:rPr>
              <w:t>السعر لا يشمل اللمبات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33"/>
              <w:gridCol w:w="795"/>
            </w:tblGrid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الأبعاد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r>
                    <w:t xml:space="preserve">20 × 56 </w:t>
                  </w:r>
                  <w:r>
                    <w:rPr>
                      <w:rtl/>
                    </w:rPr>
                    <w:t>سنتيميتر</w:t>
                  </w:r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ماركة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43" w:history="1">
                    <w:r>
                      <w:rPr>
                        <w:rStyle w:val="Hyperlink"/>
                        <w:rtl/>
                      </w:rPr>
                      <w:t>قنديل مصر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اللمبة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44" w:history="1">
                    <w:r>
                      <w:rPr>
                        <w:rStyle w:val="Hyperlink"/>
                      </w:rPr>
                      <w:t>E14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اللون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45" w:history="1">
                    <w:proofErr w:type="spellStart"/>
                    <w:r>
                      <w:rPr>
                        <w:rStyle w:val="Hyperlink"/>
                        <w:rtl/>
                      </w:rPr>
                      <w:t>سوليتير</w:t>
                    </w:r>
                    <w:proofErr w:type="spellEnd"/>
                    <w:r>
                      <w:rPr>
                        <w:rStyle w:val="Hyperlink"/>
                        <w:rtl/>
                      </w:rPr>
                      <w:t xml:space="preserve"> جولد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الابعاد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46" w:history="1">
                    <w:r>
                      <w:rPr>
                        <w:rStyle w:val="Hyperlink"/>
                      </w:rPr>
                      <w:t>20 56cm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اللمبات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47" w:history="1">
                    <w:r>
                      <w:rPr>
                        <w:rStyle w:val="Hyperlink"/>
                      </w:rPr>
                      <w:t>3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الخامة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48" w:history="1">
                    <w:proofErr w:type="spellStart"/>
                    <w:r>
                      <w:rPr>
                        <w:rStyle w:val="Hyperlink"/>
                        <w:rtl/>
                      </w:rPr>
                      <w:t>ستانلس</w:t>
                    </w:r>
                    <w:proofErr w:type="spellEnd"/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الغرفة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49" w:history="1">
                    <w:r>
                      <w:rPr>
                        <w:rStyle w:val="Hyperlink"/>
                        <w:rtl/>
                      </w:rPr>
                      <w:t>المدخل، غرفة المعيشة، الاستقبال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الطراز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50" w:history="1">
                    <w:r>
                      <w:rPr>
                        <w:rStyle w:val="Hyperlink"/>
                        <w:rtl/>
                      </w:rPr>
                      <w:t>مودرن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EF6326" w:rsidRPr="005E0574" w:rsidRDefault="00EF6326" w:rsidP="00EF6326">
                  <w:pPr>
                    <w:jc w:val="center"/>
                    <w:rPr>
                      <w:b/>
                      <w:bCs/>
                      <w:sz w:val="48"/>
                      <w:szCs w:val="48"/>
                    </w:rPr>
                  </w:pPr>
                  <w:r w:rsidRPr="005E0574">
                    <w:rPr>
                      <w:b/>
                      <w:bCs/>
                      <w:sz w:val="48"/>
                      <w:szCs w:val="48"/>
                    </w:rPr>
                    <w:t>Lampshade 20cm curtain slats code 5584 (</w:t>
                  </w:r>
                  <w:proofErr w:type="spellStart"/>
                  <w:r w:rsidRPr="005E0574">
                    <w:rPr>
                      <w:b/>
                      <w:bCs/>
                      <w:sz w:val="48"/>
                      <w:szCs w:val="48"/>
                    </w:rPr>
                    <w:t>saltergold</w:t>
                  </w:r>
                  <w:proofErr w:type="spellEnd"/>
                  <w:r w:rsidRPr="005E0574">
                    <w:rPr>
                      <w:b/>
                      <w:bCs/>
                      <w:sz w:val="48"/>
                      <w:szCs w:val="48"/>
                    </w:rPr>
                    <w:t>)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3.052 EGP The original price is: 3.052 EGP. 2.440 EGP The current price is: 2.440 EGP.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 xml:space="preserve">• 3 </w:t>
                  </w:r>
                  <w:proofErr w:type="gramStart"/>
                  <w:r w:rsidRPr="00EF6326">
                    <w:rPr>
                      <w:b/>
                      <w:bCs/>
                    </w:rPr>
                    <w:t>years</w:t>
                  </w:r>
                  <w:proofErr w:type="gramEnd"/>
                  <w:r w:rsidRPr="00EF6326">
                    <w:rPr>
                      <w:b/>
                      <w:bCs/>
                    </w:rPr>
                    <w:t xml:space="preserve"> warranty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• 30-day free return guarantee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• The price does not include bulbs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 xml:space="preserve">Dimensions 20 x 56 </w:t>
                  </w:r>
                  <w:proofErr w:type="spellStart"/>
                  <w:r w:rsidRPr="00EF6326">
                    <w:rPr>
                      <w:b/>
                      <w:bCs/>
                    </w:rPr>
                    <w:t>centimetres</w:t>
                  </w:r>
                  <w:proofErr w:type="spellEnd"/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proofErr w:type="spellStart"/>
                  <w:r w:rsidRPr="00EF6326">
                    <w:rPr>
                      <w:b/>
                      <w:bCs/>
                    </w:rPr>
                    <w:t>Kandil</w:t>
                  </w:r>
                  <w:proofErr w:type="spellEnd"/>
                  <w:r w:rsidRPr="00EF6326">
                    <w:rPr>
                      <w:b/>
                      <w:bCs/>
                    </w:rPr>
                    <w:t xml:space="preserve"> brand Egypt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Bulb E14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Color Solitaire Gold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Dimensions 20 x 56cm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Bulbs 3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The material is stainless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Entrance room, living room, reception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Default="00EF6326" w:rsidP="00EF6326">
                  <w:pPr>
                    <w:jc w:val="center"/>
                    <w:rPr>
                      <w:b/>
                      <w:bCs/>
                      <w:rtl/>
                    </w:rPr>
                  </w:pPr>
                  <w:r w:rsidRPr="00EF6326">
                    <w:rPr>
                      <w:b/>
                      <w:bCs/>
                    </w:rPr>
                    <w:t>Modern style</w:t>
                  </w:r>
                </w:p>
              </w:tc>
              <w:tc>
                <w:tcPr>
                  <w:tcW w:w="0" w:type="auto"/>
                  <w:vAlign w:val="center"/>
                </w:tcPr>
                <w:p w:rsidR="00EF6326" w:rsidRDefault="00EF6326" w:rsidP="00022ED4">
                  <w:pPr>
                    <w:pStyle w:val="NormalWeb"/>
                  </w:pPr>
                </w:p>
              </w:tc>
            </w:tr>
          </w:tbl>
          <w:p w:rsidR="00EF6326" w:rsidRDefault="00EF6326" w:rsidP="00022ED4">
            <w:pPr>
              <w:rPr>
                <w:lang w:bidi="ar-EG"/>
              </w:rPr>
            </w:pPr>
          </w:p>
        </w:tc>
        <w:tc>
          <w:tcPr>
            <w:tcW w:w="4148" w:type="dxa"/>
          </w:tcPr>
          <w:p w:rsidR="00EF6326" w:rsidRDefault="00EF6326" w:rsidP="00022ED4">
            <w:pPr>
              <w:rPr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260E18B7" wp14:editId="05D6F422">
                  <wp:extent cx="2679134" cy="4017917"/>
                  <wp:effectExtent l="0" t="0" r="6985" b="1905"/>
                  <wp:docPr id="50" name="Picture 50" descr="https://kandilegypt.com/wp-content/uploads/2024/03/Group011A4A0251-scal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https://kandilegypt.com/wp-content/uploads/2024/03/Group011A4A0251-scal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801" cy="4027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326" w:rsidTr="00022ED4">
        <w:tc>
          <w:tcPr>
            <w:tcW w:w="4148" w:type="dxa"/>
          </w:tcPr>
          <w:p w:rsidR="00EF6326" w:rsidRDefault="00EF6326" w:rsidP="00022ED4">
            <w:pPr>
              <w:pStyle w:val="Heading1"/>
              <w:outlineLvl w:val="0"/>
            </w:pPr>
            <w:r>
              <w:rPr>
                <w:rtl/>
              </w:rPr>
              <w:t>اباجوره لام حلزوني كريستال كروم</w:t>
            </w:r>
          </w:p>
          <w:p w:rsidR="00EF6326" w:rsidRDefault="00EF6326" w:rsidP="00022ED4">
            <w:pPr>
              <w:pStyle w:val="price"/>
            </w:pPr>
            <w:del w:id="12" w:author="Unknown">
              <w:r>
                <w:rPr>
                  <w:rStyle w:val="woocommerce-price-amount"/>
                </w:rPr>
                <w:delText>1.172 </w:delText>
              </w:r>
              <w:r>
                <w:rPr>
                  <w:rStyle w:val="woocommerce-price-currencysymbol"/>
                </w:rPr>
                <w:delText>EGP</w:delText>
              </w:r>
            </w:del>
            <w:r>
              <w:t xml:space="preserve"> </w:t>
            </w:r>
            <w:r>
              <w:rPr>
                <w:rStyle w:val="screen-reader-text"/>
                <w:rtl/>
              </w:rPr>
              <w:t>السعر الأصلي هو: 1.172</w:t>
            </w:r>
            <w:r>
              <w:rPr>
                <w:rStyle w:val="screen-reader-text"/>
              </w:rPr>
              <w:t> EGP.</w:t>
            </w:r>
            <w:ins w:id="13" w:author="Unknown">
              <w:r>
                <w:rPr>
                  <w:rStyle w:val="woocommerce-price-amount"/>
                </w:rPr>
                <w:t>870 </w:t>
              </w:r>
              <w:r>
                <w:rPr>
                  <w:rStyle w:val="woocommerce-price-currencysymbol"/>
                </w:rPr>
                <w:t>EGP</w:t>
              </w:r>
            </w:ins>
            <w:r>
              <w:rPr>
                <w:rStyle w:val="screen-reader-text"/>
                <w:rtl/>
              </w:rPr>
              <w:t>السعر الحالي هو: 870</w:t>
            </w:r>
            <w:r>
              <w:rPr>
                <w:rStyle w:val="screen-reader-text"/>
              </w:rPr>
              <w:t> EGP.</w:t>
            </w:r>
          </w:p>
          <w:p w:rsidR="00EF6326" w:rsidRDefault="00EF6326" w:rsidP="00EF6326">
            <w:pPr>
              <w:numPr>
                <w:ilvl w:val="0"/>
                <w:numId w:val="7"/>
              </w:numPr>
              <w:spacing w:before="100" w:beforeAutospacing="1" w:after="100" w:afterAutospacing="1"/>
            </w:pPr>
            <w:r>
              <w:rPr>
                <w:rtl/>
              </w:rPr>
              <w:t>ضمان 3 سنوات</w:t>
            </w:r>
          </w:p>
          <w:p w:rsidR="00EF6326" w:rsidRDefault="00EF6326" w:rsidP="00EF6326">
            <w:pPr>
              <w:numPr>
                <w:ilvl w:val="0"/>
                <w:numId w:val="7"/>
              </w:numPr>
              <w:spacing w:before="100" w:beforeAutospacing="1" w:after="100" w:afterAutospacing="1"/>
            </w:pPr>
            <w:r>
              <w:rPr>
                <w:rtl/>
              </w:rPr>
              <w:t>ضمان استرجاع مجاني لمدة 30 يوم</w:t>
            </w:r>
          </w:p>
          <w:p w:rsidR="00EF6326" w:rsidRDefault="00EF6326" w:rsidP="00EF6326">
            <w:pPr>
              <w:numPr>
                <w:ilvl w:val="0"/>
                <w:numId w:val="7"/>
              </w:numPr>
              <w:spacing w:before="100" w:beforeAutospacing="1" w:after="100" w:afterAutospacing="1"/>
            </w:pPr>
            <w:r>
              <w:rPr>
                <w:rtl/>
              </w:rPr>
              <w:t>السعر لا يشمل اللمبات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72"/>
              <w:gridCol w:w="1357"/>
              <w:gridCol w:w="30"/>
              <w:gridCol w:w="769"/>
            </w:tblGrid>
            <w:tr w:rsidR="00EF6326" w:rsidTr="00022ED4">
              <w:trPr>
                <w:gridAfter w:val="2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EF6326">
                  <w:pPr>
                    <w:numPr>
                      <w:ilvl w:val="0"/>
                      <w:numId w:val="7"/>
                    </w:numPr>
                    <w:spacing w:before="100" w:beforeAutospacing="1" w:after="100" w:afterAutospacing="1"/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gridSpan w:val="3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الوزن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r>
                    <w:t xml:space="preserve">1,3 </w:t>
                  </w:r>
                  <w:r>
                    <w:rPr>
                      <w:rtl/>
                    </w:rPr>
                    <w:t>كيلوجرام</w:t>
                  </w:r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gridSpan w:val="3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الأبعاد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r>
                    <w:t xml:space="preserve">15 × 30 </w:t>
                  </w:r>
                  <w:r>
                    <w:rPr>
                      <w:rtl/>
                    </w:rPr>
                    <w:t>سنتيميتر</w:t>
                  </w:r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gridSpan w:val="3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ماركة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52" w:history="1">
                    <w:r>
                      <w:rPr>
                        <w:rStyle w:val="Hyperlink"/>
                        <w:rtl/>
                      </w:rPr>
                      <w:t>قنديل مصر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gridSpan w:val="3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اللمبة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53" w:history="1">
                    <w:r>
                      <w:rPr>
                        <w:rStyle w:val="Hyperlink"/>
                      </w:rPr>
                      <w:t>E14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gridSpan w:val="3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اللون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54" w:history="1">
                    <w:r>
                      <w:rPr>
                        <w:rStyle w:val="Hyperlink"/>
                        <w:rtl/>
                      </w:rPr>
                      <w:t>كروم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gridSpan w:val="3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الابعاد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55" w:history="1">
                    <w:r>
                      <w:rPr>
                        <w:rStyle w:val="Hyperlink"/>
                      </w:rPr>
                      <w:t>15 30CM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gridSpan w:val="3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اللمبات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56" w:history="1">
                    <w:r>
                      <w:rPr>
                        <w:rStyle w:val="Hyperlink"/>
                      </w:rPr>
                      <w:t>1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gridSpan w:val="3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الخامة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57" w:history="1">
                    <w:r>
                      <w:rPr>
                        <w:rStyle w:val="Hyperlink"/>
                        <w:rtl/>
                      </w:rPr>
                      <w:t>معدن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gridSpan w:val="3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الغرفة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58" w:history="1">
                    <w:r>
                      <w:rPr>
                        <w:rStyle w:val="Hyperlink"/>
                        <w:rtl/>
                      </w:rPr>
                      <w:t>غرفة المعيشة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gridSpan w:val="3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الطراز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59" w:history="1">
                    <w:r>
                      <w:rPr>
                        <w:rStyle w:val="Hyperlink"/>
                        <w:rtl/>
                      </w:rPr>
                      <w:t>مودرن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gridSpan w:val="3"/>
                  <w:vAlign w:val="center"/>
                </w:tcPr>
                <w:p w:rsidR="00EF6326" w:rsidRPr="005E0574" w:rsidRDefault="00EF6326" w:rsidP="00EF6326">
                  <w:pPr>
                    <w:jc w:val="center"/>
                    <w:rPr>
                      <w:b/>
                      <w:bCs/>
                      <w:sz w:val="48"/>
                      <w:szCs w:val="48"/>
                    </w:rPr>
                  </w:pPr>
                  <w:r w:rsidRPr="005E0574">
                    <w:rPr>
                      <w:b/>
                      <w:bCs/>
                      <w:sz w:val="48"/>
                      <w:szCs w:val="48"/>
                    </w:rPr>
                    <w:t>Lampshades spiral, crystal chrome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1.172 EGP The original price is: 1.172 EGP. 870 EGP The current price is: 870 EGP.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 xml:space="preserve">• 3 </w:t>
                  </w:r>
                  <w:proofErr w:type="gramStart"/>
                  <w:r w:rsidRPr="00EF6326">
                    <w:rPr>
                      <w:b/>
                      <w:bCs/>
                    </w:rPr>
                    <w:t>years</w:t>
                  </w:r>
                  <w:proofErr w:type="gramEnd"/>
                  <w:r w:rsidRPr="00EF6326">
                    <w:rPr>
                      <w:b/>
                      <w:bCs/>
                    </w:rPr>
                    <w:t xml:space="preserve"> warranty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• 30-day free return guarantee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• The price does not include bulbs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•</w:t>
                  </w:r>
                  <w:r w:rsidRPr="00EF6326">
                    <w:rPr>
                      <w:b/>
                      <w:bCs/>
                    </w:rPr>
                    <w:tab/>
                  </w:r>
                  <w:r w:rsidRPr="00EF6326">
                    <w:rPr>
                      <w:b/>
                      <w:bCs/>
                    </w:rPr>
                    <w:tab/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Weight 1.3 kg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 xml:space="preserve">Dimensions 15 x 30 </w:t>
                  </w:r>
                  <w:proofErr w:type="spellStart"/>
                  <w:r w:rsidRPr="00EF6326">
                    <w:rPr>
                      <w:b/>
                      <w:bCs/>
                    </w:rPr>
                    <w:t>centimetres</w:t>
                  </w:r>
                  <w:proofErr w:type="spellEnd"/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proofErr w:type="spellStart"/>
                  <w:r w:rsidRPr="00EF6326">
                    <w:rPr>
                      <w:b/>
                      <w:bCs/>
                    </w:rPr>
                    <w:t>Kandil</w:t>
                  </w:r>
                  <w:proofErr w:type="spellEnd"/>
                  <w:r w:rsidRPr="00EF6326">
                    <w:rPr>
                      <w:b/>
                      <w:bCs/>
                    </w:rPr>
                    <w:t xml:space="preserve"> brand Egypt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Bulb E14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Color chrome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Dimensions 15 x 30cm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Bulbs 1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The material is metal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  <w:r w:rsidRPr="00EF6326">
                    <w:rPr>
                      <w:b/>
                      <w:bCs/>
                    </w:rPr>
                    <w:t>The room is the living room</w:t>
                  </w:r>
                </w:p>
                <w:p w:rsidR="00EF6326" w:rsidRPr="00EF6326" w:rsidRDefault="00EF6326" w:rsidP="00EF6326">
                  <w:pPr>
                    <w:jc w:val="center"/>
                    <w:rPr>
                      <w:b/>
                      <w:bCs/>
                    </w:rPr>
                  </w:pPr>
                </w:p>
                <w:p w:rsidR="00EF6326" w:rsidRDefault="00EF6326" w:rsidP="00EF6326">
                  <w:pPr>
                    <w:jc w:val="center"/>
                    <w:rPr>
                      <w:b/>
                      <w:bCs/>
                      <w:rtl/>
                    </w:rPr>
                  </w:pPr>
                  <w:r w:rsidRPr="00EF6326">
                    <w:rPr>
                      <w:b/>
                      <w:bCs/>
                    </w:rPr>
                    <w:t>Modern style</w:t>
                  </w:r>
                </w:p>
              </w:tc>
              <w:tc>
                <w:tcPr>
                  <w:tcW w:w="0" w:type="auto"/>
                  <w:vAlign w:val="center"/>
                </w:tcPr>
                <w:p w:rsidR="00EF6326" w:rsidRDefault="00EF6326" w:rsidP="00022ED4">
                  <w:pPr>
                    <w:pStyle w:val="NormalWeb"/>
                  </w:pPr>
                </w:p>
              </w:tc>
            </w:tr>
          </w:tbl>
          <w:p w:rsidR="00EF6326" w:rsidRDefault="00EF6326" w:rsidP="00022ED4">
            <w:pPr>
              <w:rPr>
                <w:lang w:bidi="ar-EG"/>
              </w:rPr>
            </w:pPr>
          </w:p>
        </w:tc>
        <w:tc>
          <w:tcPr>
            <w:tcW w:w="4148" w:type="dxa"/>
          </w:tcPr>
          <w:p w:rsidR="00EF6326" w:rsidRDefault="00EF6326" w:rsidP="00022ED4">
            <w:pPr>
              <w:rPr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2260730D" wp14:editId="692A8420">
                  <wp:extent cx="2851177" cy="2826674"/>
                  <wp:effectExtent l="0" t="0" r="6350" b="0"/>
                  <wp:docPr id="51" name="Picture 51" descr="https://kandilegypt.com/wp-content/uploads/2024/07/k1020030000614012-scal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https://kandilegypt.com/wp-content/uploads/2024/07/k1020030000614012-scal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2299" cy="283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326" w:rsidTr="00022ED4">
        <w:tc>
          <w:tcPr>
            <w:tcW w:w="4148" w:type="dxa"/>
          </w:tcPr>
          <w:p w:rsidR="00EF6326" w:rsidRDefault="00EF6326" w:rsidP="00022ED4">
            <w:pPr>
              <w:pStyle w:val="Heading1"/>
              <w:outlineLvl w:val="0"/>
            </w:pPr>
            <w:r>
              <w:rPr>
                <w:rtl/>
              </w:rPr>
              <w:t xml:space="preserve">اباجوره 25 سم مدور كود 2020 بالكريستال </w:t>
            </w:r>
            <w:proofErr w:type="spellStart"/>
            <w:r>
              <w:rPr>
                <w:rtl/>
              </w:rPr>
              <w:t>سوليتير</w:t>
            </w:r>
            <w:proofErr w:type="spellEnd"/>
            <w:r>
              <w:rPr>
                <w:rtl/>
              </w:rPr>
              <w:t xml:space="preserve"> جولد</w:t>
            </w:r>
          </w:p>
          <w:p w:rsidR="00EF6326" w:rsidRDefault="00EF6326" w:rsidP="00022ED4">
            <w:pPr>
              <w:pStyle w:val="price"/>
            </w:pPr>
            <w:del w:id="14" w:author="Unknown">
              <w:r>
                <w:rPr>
                  <w:rStyle w:val="woocommerce-price-amount"/>
                </w:rPr>
                <w:delText>3.000 </w:delText>
              </w:r>
              <w:r>
                <w:rPr>
                  <w:rStyle w:val="woocommerce-price-currencysymbol"/>
                </w:rPr>
                <w:delText>EGP</w:delText>
              </w:r>
            </w:del>
            <w:r>
              <w:t xml:space="preserve"> </w:t>
            </w:r>
            <w:r>
              <w:rPr>
                <w:rStyle w:val="screen-reader-text"/>
                <w:rtl/>
              </w:rPr>
              <w:t>السعر الأصلي هو: 3.000</w:t>
            </w:r>
            <w:r>
              <w:rPr>
                <w:rStyle w:val="screen-reader-text"/>
              </w:rPr>
              <w:t> EGP.</w:t>
            </w:r>
            <w:ins w:id="15" w:author="Unknown">
              <w:r>
                <w:rPr>
                  <w:rStyle w:val="woocommerce-price-amount"/>
                </w:rPr>
                <w:t>2.400 </w:t>
              </w:r>
              <w:r>
                <w:rPr>
                  <w:rStyle w:val="woocommerce-price-currencysymbol"/>
                </w:rPr>
                <w:t>EGP</w:t>
              </w:r>
            </w:ins>
            <w:r>
              <w:rPr>
                <w:rStyle w:val="screen-reader-text"/>
                <w:rtl/>
              </w:rPr>
              <w:t>السعر الحالي هو: 2.400</w:t>
            </w:r>
            <w:r>
              <w:rPr>
                <w:rStyle w:val="screen-reader-text"/>
              </w:rPr>
              <w:t> EGP.</w:t>
            </w:r>
          </w:p>
          <w:p w:rsidR="00EF6326" w:rsidRDefault="00EF6326" w:rsidP="00EF6326">
            <w:pPr>
              <w:numPr>
                <w:ilvl w:val="0"/>
                <w:numId w:val="8"/>
              </w:numPr>
              <w:spacing w:before="100" w:beforeAutospacing="1" w:after="100" w:afterAutospacing="1"/>
            </w:pPr>
            <w:r>
              <w:rPr>
                <w:rtl/>
              </w:rPr>
              <w:t>ضمان 3 سنوات</w:t>
            </w:r>
          </w:p>
          <w:p w:rsidR="00EF6326" w:rsidRDefault="00EF6326" w:rsidP="00EF6326">
            <w:pPr>
              <w:numPr>
                <w:ilvl w:val="0"/>
                <w:numId w:val="8"/>
              </w:numPr>
              <w:spacing w:before="100" w:beforeAutospacing="1" w:after="100" w:afterAutospacing="1"/>
            </w:pPr>
            <w:r>
              <w:rPr>
                <w:rtl/>
              </w:rPr>
              <w:t>ضمان استرجاع مجاني لمدة 30 يوم</w:t>
            </w:r>
          </w:p>
          <w:p w:rsidR="00EF6326" w:rsidRDefault="00EF6326" w:rsidP="00EF6326">
            <w:pPr>
              <w:numPr>
                <w:ilvl w:val="0"/>
                <w:numId w:val="8"/>
              </w:numPr>
              <w:spacing w:before="100" w:beforeAutospacing="1" w:after="100" w:afterAutospacing="1"/>
            </w:pPr>
            <w:r>
              <w:rPr>
                <w:rtl/>
              </w:rPr>
              <w:t>السعر لا يشمل اللمبات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59"/>
              <w:gridCol w:w="769"/>
            </w:tblGrid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الوزن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r>
                    <w:t xml:space="preserve">6,5 </w:t>
                  </w:r>
                  <w:r>
                    <w:rPr>
                      <w:rtl/>
                    </w:rPr>
                    <w:t>كيلوجرام</w:t>
                  </w:r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الأبعاد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r>
                    <w:t xml:space="preserve">22 × 43 </w:t>
                  </w:r>
                  <w:r>
                    <w:rPr>
                      <w:rtl/>
                    </w:rPr>
                    <w:t>سنتيميتر</w:t>
                  </w:r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ماركة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61" w:history="1">
                    <w:r>
                      <w:rPr>
                        <w:rStyle w:val="Hyperlink"/>
                        <w:rtl/>
                      </w:rPr>
                      <w:t>قنديل مصر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اللمبة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62" w:history="1">
                    <w:r>
                      <w:rPr>
                        <w:rStyle w:val="Hyperlink"/>
                      </w:rPr>
                      <w:t>E14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اللون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63" w:history="1">
                    <w:proofErr w:type="spellStart"/>
                    <w:r>
                      <w:rPr>
                        <w:rStyle w:val="Hyperlink"/>
                        <w:rtl/>
                      </w:rPr>
                      <w:t>سوليتير</w:t>
                    </w:r>
                    <w:proofErr w:type="spellEnd"/>
                    <w:r>
                      <w:rPr>
                        <w:rStyle w:val="Hyperlink"/>
                        <w:rtl/>
                      </w:rPr>
                      <w:t xml:space="preserve"> جولد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الابعاد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64" w:history="1">
                    <w:r>
                      <w:rPr>
                        <w:rStyle w:val="Hyperlink"/>
                      </w:rPr>
                      <w:t>22 43 CM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اللمبات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65" w:history="1">
                    <w:r>
                      <w:rPr>
                        <w:rStyle w:val="Hyperlink"/>
                      </w:rPr>
                      <w:t>3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الخامة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66" w:history="1">
                    <w:r>
                      <w:rPr>
                        <w:rStyle w:val="Hyperlink"/>
                        <w:rtl/>
                      </w:rPr>
                      <w:t>معدن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الغرفة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67" w:history="1">
                    <w:r>
                      <w:rPr>
                        <w:rStyle w:val="Hyperlink"/>
                        <w:rtl/>
                      </w:rPr>
                      <w:t>غرفة المعيشة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الطراز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68" w:history="1">
                    <w:r>
                      <w:rPr>
                        <w:rStyle w:val="Hyperlink"/>
                        <w:rtl/>
                      </w:rPr>
                      <w:t>مودرن</w:t>
                    </w:r>
                  </w:hyperlink>
                </w:p>
              </w:tc>
            </w:tr>
            <w:tr w:rsidR="0061146E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61146E" w:rsidRPr="005E0574" w:rsidRDefault="0061146E" w:rsidP="0061146E">
                  <w:pPr>
                    <w:jc w:val="center"/>
                    <w:rPr>
                      <w:b/>
                      <w:bCs/>
                      <w:sz w:val="48"/>
                      <w:szCs w:val="48"/>
                    </w:rPr>
                  </w:pPr>
                  <w:r w:rsidRPr="005E0574">
                    <w:rPr>
                      <w:b/>
                      <w:bCs/>
                      <w:sz w:val="48"/>
                      <w:szCs w:val="48"/>
                    </w:rPr>
                    <w:t>Lampshade, 25 cm, round, code 2020, with solitaire gold crystal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3.000 EGP The original price is: 3.000 EGP. 2.400 EGP The current price is: 2.400 EGP.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 xml:space="preserve">• 3 </w:t>
                  </w:r>
                  <w:proofErr w:type="gramStart"/>
                  <w:r w:rsidRPr="0061146E">
                    <w:rPr>
                      <w:b/>
                      <w:bCs/>
                    </w:rPr>
                    <w:t>years</w:t>
                  </w:r>
                  <w:proofErr w:type="gramEnd"/>
                  <w:r w:rsidRPr="0061146E">
                    <w:rPr>
                      <w:b/>
                      <w:bCs/>
                    </w:rPr>
                    <w:t xml:space="preserve"> warranty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• 30-day free return guarantee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• The price does not include bulbs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Weight 6.5 kg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Dimensions 22 x 43 centimeters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proofErr w:type="spellStart"/>
                  <w:r w:rsidRPr="0061146E">
                    <w:rPr>
                      <w:b/>
                      <w:bCs/>
                    </w:rPr>
                    <w:t>Kandil</w:t>
                  </w:r>
                  <w:proofErr w:type="spellEnd"/>
                  <w:r w:rsidRPr="0061146E">
                    <w:rPr>
                      <w:b/>
                      <w:bCs/>
                    </w:rPr>
                    <w:t xml:space="preserve"> brand Egypt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Bulb E14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Color Solitaire Gold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Dimensions 22 43 cm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Bulbs 3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The material is metal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The room is the living room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Default="0061146E" w:rsidP="0061146E">
                  <w:pPr>
                    <w:jc w:val="center"/>
                    <w:rPr>
                      <w:b/>
                      <w:bCs/>
                      <w:rtl/>
                    </w:rPr>
                  </w:pPr>
                  <w:r w:rsidRPr="0061146E">
                    <w:rPr>
                      <w:b/>
                      <w:bCs/>
                    </w:rPr>
                    <w:t>Modern style</w:t>
                  </w:r>
                </w:p>
              </w:tc>
              <w:tc>
                <w:tcPr>
                  <w:tcW w:w="0" w:type="auto"/>
                  <w:vAlign w:val="center"/>
                </w:tcPr>
                <w:p w:rsidR="0061146E" w:rsidRDefault="0061146E" w:rsidP="00022ED4">
                  <w:pPr>
                    <w:pStyle w:val="NormalWeb"/>
                  </w:pPr>
                </w:p>
              </w:tc>
            </w:tr>
          </w:tbl>
          <w:p w:rsidR="00EF6326" w:rsidRDefault="00EF6326" w:rsidP="00022ED4">
            <w:pPr>
              <w:rPr>
                <w:lang w:bidi="ar-EG"/>
              </w:rPr>
            </w:pPr>
          </w:p>
        </w:tc>
        <w:tc>
          <w:tcPr>
            <w:tcW w:w="4148" w:type="dxa"/>
          </w:tcPr>
          <w:p w:rsidR="00EF6326" w:rsidRDefault="00EF6326" w:rsidP="00022ED4">
            <w:pPr>
              <w:rPr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1F1BA7A1" wp14:editId="02FA8377">
                  <wp:extent cx="2904445" cy="3666361"/>
                  <wp:effectExtent l="0" t="0" r="0" b="0"/>
                  <wp:docPr id="52" name="Picture 52" descr="https://kandilegypt.com/wp-content/uploads/2024/07/k10200315606563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https://kandilegypt.com/wp-content/uploads/2024/07/k10200315606563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8694" cy="3684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326" w:rsidTr="00022ED4">
        <w:tc>
          <w:tcPr>
            <w:tcW w:w="4148" w:type="dxa"/>
          </w:tcPr>
          <w:p w:rsidR="00EF6326" w:rsidRDefault="00EF6326" w:rsidP="00022ED4">
            <w:pPr>
              <w:pStyle w:val="Heading1"/>
              <w:outlineLvl w:val="0"/>
            </w:pPr>
            <w:r>
              <w:rPr>
                <w:rtl/>
              </w:rPr>
              <w:t xml:space="preserve">اباجوره لام حلزوني كريستال </w:t>
            </w:r>
            <w:proofErr w:type="spellStart"/>
            <w:r>
              <w:rPr>
                <w:rtl/>
              </w:rPr>
              <w:t>سولتيرجولد</w:t>
            </w:r>
            <w:proofErr w:type="spellEnd"/>
          </w:p>
          <w:p w:rsidR="00EF6326" w:rsidRDefault="00EF6326" w:rsidP="00022ED4">
            <w:pPr>
              <w:pStyle w:val="price"/>
            </w:pPr>
            <w:del w:id="16" w:author="Unknown">
              <w:r>
                <w:rPr>
                  <w:rStyle w:val="woocommerce-price-amount"/>
                </w:rPr>
                <w:delText>1.172 </w:delText>
              </w:r>
              <w:r>
                <w:rPr>
                  <w:rStyle w:val="woocommerce-price-currencysymbol"/>
                </w:rPr>
                <w:delText>EGP</w:delText>
              </w:r>
            </w:del>
            <w:r>
              <w:t xml:space="preserve"> </w:t>
            </w:r>
            <w:r>
              <w:rPr>
                <w:rStyle w:val="screen-reader-text"/>
                <w:rtl/>
              </w:rPr>
              <w:t>السعر الأصلي هو: 1.172</w:t>
            </w:r>
            <w:r>
              <w:rPr>
                <w:rStyle w:val="screen-reader-text"/>
              </w:rPr>
              <w:t> EGP.</w:t>
            </w:r>
            <w:ins w:id="17" w:author="Unknown">
              <w:r>
                <w:rPr>
                  <w:rStyle w:val="woocommerce-price-amount"/>
                </w:rPr>
                <w:t>940 </w:t>
              </w:r>
              <w:r>
                <w:rPr>
                  <w:rStyle w:val="woocommerce-price-currencysymbol"/>
                </w:rPr>
                <w:t>EGP</w:t>
              </w:r>
            </w:ins>
            <w:r>
              <w:rPr>
                <w:rStyle w:val="screen-reader-text"/>
                <w:rtl/>
              </w:rPr>
              <w:t>السعر الحالي هو: 940</w:t>
            </w:r>
            <w:r>
              <w:rPr>
                <w:rStyle w:val="screen-reader-text"/>
              </w:rPr>
              <w:t> EGP.</w:t>
            </w:r>
          </w:p>
          <w:p w:rsidR="00EF6326" w:rsidRDefault="00EF6326" w:rsidP="00EF6326">
            <w:pPr>
              <w:numPr>
                <w:ilvl w:val="0"/>
                <w:numId w:val="9"/>
              </w:numPr>
              <w:spacing w:before="100" w:beforeAutospacing="1" w:after="100" w:afterAutospacing="1"/>
            </w:pPr>
            <w:r>
              <w:rPr>
                <w:rtl/>
              </w:rPr>
              <w:t>ضمان 3 سنوات</w:t>
            </w:r>
          </w:p>
          <w:p w:rsidR="00EF6326" w:rsidRDefault="00EF6326" w:rsidP="00EF6326">
            <w:pPr>
              <w:numPr>
                <w:ilvl w:val="0"/>
                <w:numId w:val="9"/>
              </w:numPr>
              <w:spacing w:before="100" w:beforeAutospacing="1" w:after="100" w:afterAutospacing="1"/>
            </w:pPr>
            <w:r>
              <w:rPr>
                <w:rtl/>
              </w:rPr>
              <w:t>ضمان استرجاع مجاني لمدة 30 يوم</w:t>
            </w:r>
          </w:p>
          <w:p w:rsidR="00EF6326" w:rsidRDefault="00EF6326" w:rsidP="00EF6326">
            <w:pPr>
              <w:numPr>
                <w:ilvl w:val="0"/>
                <w:numId w:val="9"/>
              </w:numPr>
              <w:spacing w:before="100" w:beforeAutospacing="1" w:after="100" w:afterAutospacing="1"/>
            </w:pPr>
            <w:r>
              <w:rPr>
                <w:rtl/>
              </w:rPr>
              <w:t>السعر لا يشمل اللمبات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59"/>
              <w:gridCol w:w="769"/>
            </w:tblGrid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الوزن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r>
                    <w:t xml:space="preserve">1,3 </w:t>
                  </w:r>
                  <w:r>
                    <w:rPr>
                      <w:rtl/>
                    </w:rPr>
                    <w:t>كيلوجرام</w:t>
                  </w:r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الأبعاد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r>
                    <w:t xml:space="preserve">15 × 30 </w:t>
                  </w:r>
                  <w:r>
                    <w:rPr>
                      <w:rtl/>
                    </w:rPr>
                    <w:t>سنتيميتر</w:t>
                  </w:r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ماركة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70" w:history="1">
                    <w:r>
                      <w:rPr>
                        <w:rStyle w:val="Hyperlink"/>
                        <w:rtl/>
                      </w:rPr>
                      <w:t>قنديل مصر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اللمبة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71" w:history="1">
                    <w:r>
                      <w:rPr>
                        <w:rStyle w:val="Hyperlink"/>
                      </w:rPr>
                      <w:t>E14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اللون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72" w:history="1">
                    <w:proofErr w:type="spellStart"/>
                    <w:r>
                      <w:rPr>
                        <w:rStyle w:val="Hyperlink"/>
                        <w:rtl/>
                      </w:rPr>
                      <w:t>سوليتير</w:t>
                    </w:r>
                    <w:proofErr w:type="spellEnd"/>
                    <w:r>
                      <w:rPr>
                        <w:rStyle w:val="Hyperlink"/>
                        <w:rtl/>
                      </w:rPr>
                      <w:t xml:space="preserve"> جولد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الابعاد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73" w:history="1">
                    <w:r>
                      <w:rPr>
                        <w:rStyle w:val="Hyperlink"/>
                      </w:rPr>
                      <w:t>15 30CM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اللمبات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74" w:history="1">
                    <w:r>
                      <w:rPr>
                        <w:rStyle w:val="Hyperlink"/>
                      </w:rPr>
                      <w:t>1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الخامة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75" w:history="1">
                    <w:r>
                      <w:rPr>
                        <w:rStyle w:val="Hyperlink"/>
                        <w:rtl/>
                      </w:rPr>
                      <w:t>معدن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  <w:rtl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:rsidR="00EF6326" w:rsidRDefault="00EF6326" w:rsidP="00022ED4">
                  <w:pPr>
                    <w:pStyle w:val="NormalWeb"/>
                  </w:pPr>
                </w:p>
              </w:tc>
            </w:tr>
            <w:tr w:rsidR="0061146E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61146E" w:rsidRPr="005E0574" w:rsidRDefault="0061146E" w:rsidP="0061146E">
                  <w:pPr>
                    <w:jc w:val="center"/>
                    <w:rPr>
                      <w:b/>
                      <w:bCs/>
                      <w:sz w:val="48"/>
                      <w:szCs w:val="48"/>
                    </w:rPr>
                  </w:pPr>
                  <w:r w:rsidRPr="005E0574">
                    <w:rPr>
                      <w:b/>
                      <w:bCs/>
                      <w:sz w:val="48"/>
                      <w:szCs w:val="48"/>
                    </w:rPr>
                    <w:t xml:space="preserve">Lampshades L Spiral Crystal </w:t>
                  </w:r>
                  <w:proofErr w:type="spellStart"/>
                  <w:r w:rsidRPr="005E0574">
                    <w:rPr>
                      <w:b/>
                      <w:bCs/>
                      <w:sz w:val="48"/>
                      <w:szCs w:val="48"/>
                    </w:rPr>
                    <w:t>Soltergold</w:t>
                  </w:r>
                  <w:proofErr w:type="spellEnd"/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1.172 EGP The original price is: 1.172 EGP.940 EGP The current price is: 940 EGP.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 xml:space="preserve">• 3 </w:t>
                  </w:r>
                  <w:proofErr w:type="gramStart"/>
                  <w:r w:rsidRPr="0061146E">
                    <w:rPr>
                      <w:b/>
                      <w:bCs/>
                    </w:rPr>
                    <w:t>years</w:t>
                  </w:r>
                  <w:proofErr w:type="gramEnd"/>
                  <w:r w:rsidRPr="0061146E">
                    <w:rPr>
                      <w:b/>
                      <w:bCs/>
                    </w:rPr>
                    <w:t xml:space="preserve"> warranty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• 30-day free return guarantee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• The price does not include bulbs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Weight 1.3 kg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 xml:space="preserve">Dimensions 15 x 30 </w:t>
                  </w:r>
                  <w:proofErr w:type="spellStart"/>
                  <w:r w:rsidRPr="0061146E">
                    <w:rPr>
                      <w:b/>
                      <w:bCs/>
                    </w:rPr>
                    <w:t>centimetres</w:t>
                  </w:r>
                  <w:proofErr w:type="spellEnd"/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proofErr w:type="spellStart"/>
                  <w:r w:rsidRPr="0061146E">
                    <w:rPr>
                      <w:b/>
                      <w:bCs/>
                    </w:rPr>
                    <w:t>Kandil</w:t>
                  </w:r>
                  <w:proofErr w:type="spellEnd"/>
                  <w:r w:rsidRPr="0061146E">
                    <w:rPr>
                      <w:b/>
                      <w:bCs/>
                    </w:rPr>
                    <w:t xml:space="preserve"> brand Egypt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Bulb E14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Color Solitaire Gold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Dimensions 15 x 30cm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Bulbs 1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Default="0061146E" w:rsidP="0061146E">
                  <w:pPr>
                    <w:jc w:val="center"/>
                    <w:rPr>
                      <w:b/>
                      <w:bCs/>
                      <w:rtl/>
                    </w:rPr>
                  </w:pPr>
                  <w:r w:rsidRPr="0061146E">
                    <w:rPr>
                      <w:b/>
                      <w:bCs/>
                    </w:rPr>
                    <w:t>The material is metal</w:t>
                  </w:r>
                </w:p>
              </w:tc>
              <w:tc>
                <w:tcPr>
                  <w:tcW w:w="0" w:type="auto"/>
                  <w:vAlign w:val="center"/>
                </w:tcPr>
                <w:p w:rsidR="0061146E" w:rsidRDefault="0061146E" w:rsidP="00022ED4">
                  <w:pPr>
                    <w:pStyle w:val="NormalWeb"/>
                  </w:pPr>
                </w:p>
              </w:tc>
            </w:tr>
          </w:tbl>
          <w:p w:rsidR="00EF6326" w:rsidRDefault="00EF6326" w:rsidP="00022ED4">
            <w:pPr>
              <w:rPr>
                <w:lang w:bidi="ar-EG"/>
              </w:rPr>
            </w:pPr>
          </w:p>
        </w:tc>
        <w:tc>
          <w:tcPr>
            <w:tcW w:w="4148" w:type="dxa"/>
          </w:tcPr>
          <w:p w:rsidR="00EF6326" w:rsidRDefault="00EF6326" w:rsidP="00022ED4">
            <w:pPr>
              <w:rPr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5F9213A4" wp14:editId="02086941">
                  <wp:extent cx="2752725" cy="3474840"/>
                  <wp:effectExtent l="0" t="0" r="0" b="0"/>
                  <wp:docPr id="53" name="Picture 53" descr="https://kandilegypt.com/wp-content/uploads/2024/07/k1020030000614336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https://kandilegypt.com/wp-content/uploads/2024/07/k1020030000614336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5517" cy="3490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6326" w:rsidRPr="00EB7AC2" w:rsidRDefault="00EF6326" w:rsidP="00022ED4">
            <w:pPr>
              <w:rPr>
                <w:lang w:bidi="ar-EG"/>
              </w:rPr>
            </w:pPr>
          </w:p>
          <w:p w:rsidR="00EF6326" w:rsidRDefault="00EF6326" w:rsidP="00022ED4">
            <w:pPr>
              <w:rPr>
                <w:lang w:bidi="ar-EG"/>
              </w:rPr>
            </w:pPr>
          </w:p>
          <w:p w:rsidR="00EF6326" w:rsidRPr="00EB7AC2" w:rsidRDefault="00EF6326" w:rsidP="00022ED4">
            <w:pPr>
              <w:tabs>
                <w:tab w:val="left" w:pos="1080"/>
              </w:tabs>
              <w:rPr>
                <w:lang w:bidi="ar-EG"/>
              </w:rPr>
            </w:pPr>
            <w:r>
              <w:rPr>
                <w:lang w:bidi="ar-EG"/>
              </w:rPr>
              <w:tab/>
            </w:r>
            <w:bookmarkStart w:id="18" w:name="_GoBack"/>
            <w:r>
              <w:rPr>
                <w:noProof/>
              </w:rPr>
              <w:drawing>
                <wp:inline distT="0" distB="0" distL="0" distR="0" wp14:anchorId="17BA9199" wp14:editId="6B7049C9">
                  <wp:extent cx="2089190" cy="2637242"/>
                  <wp:effectExtent l="0" t="0" r="6350" b="0"/>
                  <wp:docPr id="14" name="Picture 14" descr="https://kandilegypt.com/wp-content/uploads/2024/07/k1020030000614336-2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https://kandilegypt.com/wp-content/uploads/2024/07/k1020030000614336-2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6527" cy="2646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8"/>
          </w:p>
        </w:tc>
      </w:tr>
      <w:tr w:rsidR="00EF6326" w:rsidTr="00022ED4">
        <w:tc>
          <w:tcPr>
            <w:tcW w:w="4148" w:type="dxa"/>
          </w:tcPr>
          <w:p w:rsidR="00EF6326" w:rsidRPr="007E53B8" w:rsidRDefault="00EF6326" w:rsidP="00022ED4">
            <w:pPr>
              <w:spacing w:before="100" w:beforeAutospacing="1" w:after="100" w:afterAutospacing="1"/>
              <w:outlineLvl w:val="0"/>
              <w:rPr>
                <w:b/>
                <w:bCs/>
                <w:kern w:val="36"/>
                <w:sz w:val="48"/>
                <w:szCs w:val="48"/>
              </w:rPr>
            </w:pPr>
            <w:r w:rsidRPr="007E53B8">
              <w:rPr>
                <w:b/>
                <w:bCs/>
                <w:kern w:val="36"/>
                <w:sz w:val="48"/>
                <w:szCs w:val="48"/>
                <w:rtl/>
              </w:rPr>
              <w:t xml:space="preserve">اباجوره رخام </w:t>
            </w:r>
            <w:proofErr w:type="spellStart"/>
            <w:r w:rsidRPr="007E53B8">
              <w:rPr>
                <w:b/>
                <w:bCs/>
                <w:kern w:val="36"/>
                <w:sz w:val="48"/>
                <w:szCs w:val="48"/>
                <w:rtl/>
              </w:rPr>
              <w:t>عسلى</w:t>
            </w:r>
            <w:proofErr w:type="spellEnd"/>
            <w:r w:rsidRPr="007E53B8">
              <w:rPr>
                <w:b/>
                <w:bCs/>
                <w:kern w:val="36"/>
                <w:sz w:val="48"/>
                <w:szCs w:val="48"/>
                <w:rtl/>
              </w:rPr>
              <w:t xml:space="preserve"> × ابيض </w:t>
            </w:r>
            <w:r w:rsidRPr="007E53B8">
              <w:rPr>
                <w:b/>
                <w:bCs/>
                <w:kern w:val="36"/>
                <w:sz w:val="48"/>
                <w:szCs w:val="48"/>
              </w:rPr>
              <w:t>1</w:t>
            </w:r>
          </w:p>
          <w:p w:rsidR="00EF6326" w:rsidRPr="007E53B8" w:rsidRDefault="00EF6326" w:rsidP="00022ED4">
            <w:pPr>
              <w:spacing w:before="100" w:beforeAutospacing="1" w:after="100" w:afterAutospacing="1"/>
            </w:pPr>
            <w:r w:rsidRPr="007E53B8">
              <w:t>2</w:t>
            </w:r>
            <w:del w:id="19" w:author="Unknown">
              <w:r w:rsidRPr="007E53B8">
                <w:delText>.077 EGP</w:delText>
              </w:r>
            </w:del>
            <w:r w:rsidRPr="007E53B8">
              <w:t xml:space="preserve"> </w:t>
            </w:r>
            <w:r w:rsidRPr="007E53B8">
              <w:rPr>
                <w:rtl/>
              </w:rPr>
              <w:t>السعر الأصلي هو: 2.077</w:t>
            </w:r>
            <w:r w:rsidRPr="007E53B8">
              <w:t> EGP.</w:t>
            </w:r>
            <w:ins w:id="20" w:author="Unknown">
              <w:r w:rsidRPr="007E53B8">
                <w:t>1.869 EGP</w:t>
              </w:r>
            </w:ins>
            <w:r w:rsidRPr="007E53B8">
              <w:rPr>
                <w:rtl/>
              </w:rPr>
              <w:t>السعر الحالي هو: 1.869</w:t>
            </w:r>
            <w:r w:rsidRPr="007E53B8">
              <w:t> EGP.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906"/>
              <w:gridCol w:w="622"/>
            </w:tblGrid>
            <w:tr w:rsidR="00EF6326" w:rsidRPr="007E53B8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 w:rsidRPr="007E53B8">
                    <w:rPr>
                      <w:b/>
                      <w:bCs/>
                      <w:rtl/>
                    </w:rPr>
                    <w:t>ماركة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spacing w:before="100" w:beforeAutospacing="1" w:after="100" w:afterAutospacing="1"/>
                  </w:pPr>
                  <w:hyperlink r:id="rId78" w:history="1">
                    <w:r w:rsidRPr="007E53B8">
                      <w:rPr>
                        <w:color w:val="0000FF"/>
                        <w:u w:val="single"/>
                        <w:rtl/>
                      </w:rPr>
                      <w:t>قنديل مصر</w:t>
                    </w:r>
                  </w:hyperlink>
                </w:p>
              </w:tc>
            </w:tr>
            <w:tr w:rsidR="00EF6326" w:rsidRPr="007E53B8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 w:rsidRPr="007E53B8">
                    <w:rPr>
                      <w:b/>
                      <w:bCs/>
                      <w:rtl/>
                    </w:rPr>
                    <w:t>اللون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spacing w:before="100" w:beforeAutospacing="1" w:after="100" w:afterAutospacing="1"/>
                  </w:pPr>
                  <w:hyperlink r:id="rId79" w:history="1">
                    <w:r w:rsidRPr="007E53B8">
                      <w:rPr>
                        <w:color w:val="0000FF"/>
                        <w:u w:val="single"/>
                        <w:rtl/>
                      </w:rPr>
                      <w:t>ابيض</w:t>
                    </w:r>
                  </w:hyperlink>
                </w:p>
              </w:tc>
            </w:tr>
            <w:tr w:rsidR="00EF6326" w:rsidRPr="007E53B8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 w:rsidRPr="007E53B8">
                    <w:rPr>
                      <w:b/>
                      <w:bCs/>
                      <w:rtl/>
                    </w:rPr>
                    <w:t>الابعاد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spacing w:before="100" w:beforeAutospacing="1" w:after="100" w:afterAutospacing="1"/>
                  </w:pPr>
                  <w:hyperlink r:id="rId80" w:history="1">
                    <w:r w:rsidRPr="007E53B8">
                      <w:rPr>
                        <w:color w:val="0000FF"/>
                        <w:u w:val="single"/>
                      </w:rPr>
                      <w:t>40 65 cm</w:t>
                    </w:r>
                  </w:hyperlink>
                </w:p>
              </w:tc>
            </w:tr>
            <w:tr w:rsidR="00EF6326" w:rsidRPr="007E53B8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 w:rsidRPr="007E53B8">
                    <w:rPr>
                      <w:b/>
                      <w:bCs/>
                      <w:rtl/>
                    </w:rPr>
                    <w:t>اللمبات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spacing w:before="100" w:beforeAutospacing="1" w:after="100" w:afterAutospacing="1"/>
                  </w:pPr>
                  <w:hyperlink r:id="rId81" w:history="1">
                    <w:r w:rsidRPr="007E53B8">
                      <w:rPr>
                        <w:color w:val="0000FF"/>
                        <w:u w:val="single"/>
                      </w:rPr>
                      <w:t>1</w:t>
                    </w:r>
                  </w:hyperlink>
                </w:p>
              </w:tc>
            </w:tr>
            <w:tr w:rsidR="00EF6326" w:rsidRPr="007E53B8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 w:rsidRPr="007E53B8">
                    <w:rPr>
                      <w:b/>
                      <w:bCs/>
                      <w:rtl/>
                    </w:rPr>
                    <w:t>الخامة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spacing w:before="100" w:beforeAutospacing="1" w:after="100" w:afterAutospacing="1"/>
                  </w:pPr>
                  <w:hyperlink r:id="rId82" w:history="1">
                    <w:r w:rsidRPr="007E53B8">
                      <w:rPr>
                        <w:color w:val="0000FF"/>
                        <w:u w:val="single"/>
                        <w:rtl/>
                      </w:rPr>
                      <w:t>رخام</w:t>
                    </w:r>
                  </w:hyperlink>
                </w:p>
              </w:tc>
            </w:tr>
            <w:tr w:rsidR="00EF6326" w:rsidRPr="007E53B8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 w:rsidRPr="007E53B8">
                    <w:rPr>
                      <w:b/>
                      <w:bCs/>
                      <w:rtl/>
                    </w:rPr>
                    <w:t>الغرفة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spacing w:before="100" w:beforeAutospacing="1" w:after="100" w:afterAutospacing="1"/>
                  </w:pPr>
                  <w:hyperlink r:id="rId83" w:history="1">
                    <w:r w:rsidRPr="007E53B8">
                      <w:rPr>
                        <w:color w:val="0000FF"/>
                        <w:u w:val="single"/>
                        <w:rtl/>
                      </w:rPr>
                      <w:t>غرفة النوم</w:t>
                    </w:r>
                  </w:hyperlink>
                </w:p>
              </w:tc>
            </w:tr>
            <w:tr w:rsidR="00EF6326" w:rsidRPr="007E53B8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 w:rsidRPr="007E53B8">
                    <w:rPr>
                      <w:b/>
                      <w:bCs/>
                      <w:rtl/>
                    </w:rPr>
                    <w:t>الطراز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spacing w:before="100" w:beforeAutospacing="1" w:after="100" w:afterAutospacing="1"/>
                  </w:pPr>
                  <w:hyperlink r:id="rId84" w:history="1">
                    <w:r w:rsidRPr="007E53B8">
                      <w:rPr>
                        <w:color w:val="0000FF"/>
                        <w:u w:val="single"/>
                        <w:rtl/>
                      </w:rPr>
                      <w:t>مودرن</w:t>
                    </w:r>
                  </w:hyperlink>
                </w:p>
              </w:tc>
            </w:tr>
            <w:tr w:rsidR="0061146E" w:rsidRPr="007E53B8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61146E" w:rsidRPr="005E0574" w:rsidRDefault="0061146E" w:rsidP="0061146E">
                  <w:pPr>
                    <w:jc w:val="center"/>
                    <w:rPr>
                      <w:b/>
                      <w:bCs/>
                      <w:sz w:val="48"/>
                      <w:szCs w:val="48"/>
                    </w:rPr>
                  </w:pPr>
                  <w:r w:rsidRPr="005E0574">
                    <w:rPr>
                      <w:b/>
                      <w:bCs/>
                      <w:sz w:val="48"/>
                      <w:szCs w:val="48"/>
                    </w:rPr>
                    <w:t>Honey x white marble lampshades 1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2.077 EGP The original price is: 2.077 EGP. 1.869 EGP The current price is: 1.869 EGP.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proofErr w:type="spellStart"/>
                  <w:r w:rsidRPr="0061146E">
                    <w:rPr>
                      <w:b/>
                      <w:bCs/>
                    </w:rPr>
                    <w:t>Kandil</w:t>
                  </w:r>
                  <w:proofErr w:type="spellEnd"/>
                  <w:r w:rsidRPr="0061146E">
                    <w:rPr>
                      <w:b/>
                      <w:bCs/>
                    </w:rPr>
                    <w:t xml:space="preserve"> brand Egypt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The color is white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Dimensions 40 65 cm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Bulbs 1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The material is marble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The room is the bedroom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Pr="007E53B8" w:rsidRDefault="0061146E" w:rsidP="0061146E">
                  <w:pPr>
                    <w:jc w:val="center"/>
                    <w:rPr>
                      <w:b/>
                      <w:bCs/>
                      <w:rtl/>
                    </w:rPr>
                  </w:pPr>
                  <w:r w:rsidRPr="0061146E">
                    <w:rPr>
                      <w:b/>
                      <w:bCs/>
                    </w:rPr>
                    <w:t>Modern style</w:t>
                  </w:r>
                </w:p>
              </w:tc>
              <w:tc>
                <w:tcPr>
                  <w:tcW w:w="0" w:type="auto"/>
                  <w:vAlign w:val="center"/>
                </w:tcPr>
                <w:p w:rsidR="0061146E" w:rsidRDefault="0061146E" w:rsidP="00022ED4">
                  <w:pPr>
                    <w:spacing w:before="100" w:beforeAutospacing="1" w:after="100" w:afterAutospacing="1"/>
                  </w:pPr>
                </w:p>
              </w:tc>
            </w:tr>
          </w:tbl>
          <w:p w:rsidR="00EF6326" w:rsidRDefault="00EF6326" w:rsidP="00022ED4">
            <w:pPr>
              <w:rPr>
                <w:lang w:bidi="ar-EG"/>
              </w:rPr>
            </w:pPr>
          </w:p>
        </w:tc>
        <w:tc>
          <w:tcPr>
            <w:tcW w:w="4148" w:type="dxa"/>
          </w:tcPr>
          <w:p w:rsidR="00EF6326" w:rsidRDefault="00EF6326" w:rsidP="00022ED4">
            <w:pPr>
              <w:rPr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4DCBA57F" wp14:editId="1898CE2F">
                  <wp:extent cx="2619375" cy="2619375"/>
                  <wp:effectExtent l="0" t="0" r="9525" b="9525"/>
                  <wp:docPr id="55" name="Picture 55" descr="https://kandilegypt.com/wp-content/uploads/2022/12/10001351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 descr="https://kandilegypt.com/wp-content/uploads/2022/12/10001351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261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326" w:rsidTr="00022ED4">
        <w:tc>
          <w:tcPr>
            <w:tcW w:w="4148" w:type="dxa"/>
          </w:tcPr>
          <w:p w:rsidR="00EF6326" w:rsidRPr="007E53B8" w:rsidRDefault="00EF6326" w:rsidP="00022ED4">
            <w:pPr>
              <w:spacing w:before="100" w:beforeAutospacing="1" w:after="100" w:afterAutospacing="1"/>
              <w:outlineLvl w:val="0"/>
              <w:rPr>
                <w:b/>
                <w:bCs/>
                <w:kern w:val="36"/>
                <w:sz w:val="48"/>
                <w:szCs w:val="48"/>
              </w:rPr>
            </w:pPr>
            <w:r w:rsidRPr="007E53B8">
              <w:rPr>
                <w:b/>
                <w:bCs/>
                <w:kern w:val="36"/>
                <w:sz w:val="48"/>
                <w:szCs w:val="48"/>
                <w:rtl/>
              </w:rPr>
              <w:t xml:space="preserve">اباجوره رخام اسود × </w:t>
            </w:r>
            <w:proofErr w:type="spellStart"/>
            <w:r w:rsidRPr="007E53B8">
              <w:rPr>
                <w:b/>
                <w:bCs/>
                <w:kern w:val="36"/>
                <w:sz w:val="48"/>
                <w:szCs w:val="48"/>
                <w:rtl/>
              </w:rPr>
              <w:t>عسلى</w:t>
            </w:r>
            <w:proofErr w:type="spellEnd"/>
            <w:r w:rsidRPr="007E53B8">
              <w:rPr>
                <w:b/>
                <w:bCs/>
                <w:kern w:val="36"/>
                <w:sz w:val="48"/>
                <w:szCs w:val="48"/>
                <w:rtl/>
              </w:rPr>
              <w:t xml:space="preserve"> </w:t>
            </w:r>
            <w:r w:rsidRPr="007E53B8">
              <w:rPr>
                <w:b/>
                <w:bCs/>
                <w:kern w:val="36"/>
                <w:sz w:val="48"/>
                <w:szCs w:val="48"/>
              </w:rPr>
              <w:t>1</w:t>
            </w:r>
          </w:p>
          <w:p w:rsidR="00EF6326" w:rsidRPr="007E53B8" w:rsidRDefault="00EF6326" w:rsidP="00022ED4">
            <w:pPr>
              <w:spacing w:before="100" w:beforeAutospacing="1" w:after="100" w:afterAutospacing="1"/>
            </w:pPr>
            <w:r w:rsidRPr="007E53B8">
              <w:t>2</w:t>
            </w:r>
            <w:del w:id="21" w:author="Unknown">
              <w:r w:rsidRPr="007E53B8">
                <w:delText>.077 EGP</w:delText>
              </w:r>
            </w:del>
            <w:r w:rsidRPr="007E53B8">
              <w:t xml:space="preserve"> </w:t>
            </w:r>
            <w:r w:rsidRPr="007E53B8">
              <w:rPr>
                <w:rtl/>
              </w:rPr>
              <w:t>السعر الأصلي هو: 2.077</w:t>
            </w:r>
            <w:r w:rsidRPr="007E53B8">
              <w:t> EGP.</w:t>
            </w:r>
            <w:ins w:id="22" w:author="Unknown">
              <w:r w:rsidRPr="007E53B8">
                <w:t>1.869 EGP</w:t>
              </w:r>
            </w:ins>
            <w:r w:rsidRPr="007E53B8">
              <w:rPr>
                <w:rtl/>
              </w:rPr>
              <w:t>السعر الحالي هو: 1.869</w:t>
            </w:r>
            <w:r w:rsidRPr="007E53B8">
              <w:t> EGP.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17"/>
              <w:gridCol w:w="969"/>
            </w:tblGrid>
            <w:tr w:rsidR="00EF6326" w:rsidRPr="007E53B8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 w:rsidRPr="007E53B8">
                    <w:rPr>
                      <w:b/>
                      <w:bCs/>
                      <w:rtl/>
                    </w:rPr>
                    <w:t>ماركة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spacing w:before="100" w:beforeAutospacing="1" w:after="100" w:afterAutospacing="1"/>
                  </w:pPr>
                  <w:hyperlink r:id="rId86" w:history="1">
                    <w:r w:rsidRPr="007E53B8">
                      <w:rPr>
                        <w:color w:val="0000FF"/>
                        <w:u w:val="single"/>
                        <w:rtl/>
                      </w:rPr>
                      <w:t>قنديل مصر</w:t>
                    </w:r>
                  </w:hyperlink>
                </w:p>
              </w:tc>
            </w:tr>
            <w:tr w:rsidR="00EF6326" w:rsidRPr="007E53B8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 w:rsidRPr="007E53B8">
                    <w:rPr>
                      <w:b/>
                      <w:bCs/>
                      <w:rtl/>
                    </w:rPr>
                    <w:t>اللون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spacing w:before="100" w:beforeAutospacing="1" w:after="100" w:afterAutospacing="1"/>
                  </w:pPr>
                  <w:hyperlink r:id="rId87" w:history="1">
                    <w:r w:rsidRPr="007E53B8">
                      <w:rPr>
                        <w:color w:val="0000FF"/>
                        <w:u w:val="single"/>
                        <w:rtl/>
                      </w:rPr>
                      <w:t>اسود</w:t>
                    </w:r>
                  </w:hyperlink>
                </w:p>
              </w:tc>
            </w:tr>
            <w:tr w:rsidR="00EF6326" w:rsidRPr="007E53B8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 w:rsidRPr="007E53B8">
                    <w:rPr>
                      <w:b/>
                      <w:bCs/>
                      <w:rtl/>
                    </w:rPr>
                    <w:t>الابعاد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spacing w:before="100" w:beforeAutospacing="1" w:after="100" w:afterAutospacing="1"/>
                  </w:pPr>
                  <w:hyperlink r:id="rId88" w:history="1">
                    <w:r w:rsidRPr="007E53B8">
                      <w:rPr>
                        <w:color w:val="0000FF"/>
                        <w:u w:val="single"/>
                      </w:rPr>
                      <w:t>40 65 cm</w:t>
                    </w:r>
                  </w:hyperlink>
                </w:p>
              </w:tc>
            </w:tr>
            <w:tr w:rsidR="00EF6326" w:rsidRPr="007E53B8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 w:rsidRPr="007E53B8">
                    <w:rPr>
                      <w:b/>
                      <w:bCs/>
                      <w:rtl/>
                    </w:rPr>
                    <w:t>اللمبات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spacing w:before="100" w:beforeAutospacing="1" w:after="100" w:afterAutospacing="1"/>
                  </w:pPr>
                  <w:hyperlink r:id="rId89" w:history="1">
                    <w:r w:rsidRPr="007E53B8">
                      <w:rPr>
                        <w:color w:val="0000FF"/>
                        <w:u w:val="single"/>
                      </w:rPr>
                      <w:t>1</w:t>
                    </w:r>
                  </w:hyperlink>
                </w:p>
              </w:tc>
            </w:tr>
            <w:tr w:rsidR="00EF6326" w:rsidRPr="007E53B8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 w:rsidRPr="007E53B8">
                    <w:rPr>
                      <w:b/>
                      <w:bCs/>
                      <w:rtl/>
                    </w:rPr>
                    <w:t>الخامة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spacing w:before="100" w:beforeAutospacing="1" w:after="100" w:afterAutospacing="1"/>
                  </w:pPr>
                  <w:hyperlink r:id="rId90" w:history="1">
                    <w:r w:rsidRPr="007E53B8">
                      <w:rPr>
                        <w:color w:val="0000FF"/>
                        <w:u w:val="single"/>
                        <w:rtl/>
                      </w:rPr>
                      <w:t>معدن</w:t>
                    </w:r>
                  </w:hyperlink>
                </w:p>
              </w:tc>
            </w:tr>
            <w:tr w:rsidR="00EF6326" w:rsidRPr="007E53B8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 w:rsidRPr="007E53B8">
                    <w:rPr>
                      <w:b/>
                      <w:bCs/>
                      <w:rtl/>
                    </w:rPr>
                    <w:t>الغرفة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spacing w:before="100" w:beforeAutospacing="1" w:after="100" w:afterAutospacing="1"/>
                  </w:pPr>
                  <w:hyperlink r:id="rId91" w:history="1">
                    <w:r w:rsidRPr="007E53B8">
                      <w:rPr>
                        <w:color w:val="0000FF"/>
                        <w:u w:val="single"/>
                        <w:rtl/>
                      </w:rPr>
                      <w:t>غرفة النوم</w:t>
                    </w:r>
                  </w:hyperlink>
                </w:p>
              </w:tc>
            </w:tr>
            <w:tr w:rsidR="00EF6326" w:rsidRPr="007E53B8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 w:rsidRPr="007E53B8">
                    <w:rPr>
                      <w:b/>
                      <w:bCs/>
                      <w:rtl/>
                    </w:rPr>
                    <w:t>الطراز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Pr="007E53B8" w:rsidRDefault="00EF6326" w:rsidP="00022ED4">
                  <w:pPr>
                    <w:spacing w:before="100" w:beforeAutospacing="1" w:after="100" w:afterAutospacing="1"/>
                  </w:pPr>
                  <w:hyperlink r:id="rId92" w:history="1">
                    <w:r w:rsidRPr="007E53B8">
                      <w:rPr>
                        <w:color w:val="0000FF"/>
                        <w:u w:val="single"/>
                        <w:rtl/>
                      </w:rPr>
                      <w:t>مودرن</w:t>
                    </w:r>
                  </w:hyperlink>
                </w:p>
              </w:tc>
            </w:tr>
          </w:tbl>
          <w:p w:rsidR="00EF6326" w:rsidRDefault="00EF6326" w:rsidP="00022ED4">
            <w:pPr>
              <w:rPr>
                <w:lang w:bidi="ar-EG"/>
              </w:rPr>
            </w:pPr>
          </w:p>
        </w:tc>
        <w:tc>
          <w:tcPr>
            <w:tcW w:w="4148" w:type="dxa"/>
          </w:tcPr>
          <w:p w:rsidR="00EF6326" w:rsidRDefault="00EF6326" w:rsidP="00022ED4">
            <w:pPr>
              <w:rPr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392A9AC5" wp14:editId="32804C29">
                  <wp:extent cx="2594864" cy="2647820"/>
                  <wp:effectExtent l="0" t="0" r="0" b="635"/>
                  <wp:docPr id="56" name="Picture 56" descr="https://kandilegypt.com/wp-content/uploads/2022/12/10001350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https://kandilegypt.com/wp-content/uploads/2022/12/10001350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7405" cy="26606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326" w:rsidTr="00022ED4">
        <w:tc>
          <w:tcPr>
            <w:tcW w:w="4148" w:type="dxa"/>
          </w:tcPr>
          <w:p w:rsidR="00EF6326" w:rsidRDefault="00EF6326" w:rsidP="00022ED4">
            <w:pPr>
              <w:pStyle w:val="Heading1"/>
              <w:outlineLvl w:val="0"/>
            </w:pPr>
            <w:r>
              <w:rPr>
                <w:rtl/>
              </w:rPr>
              <w:t xml:space="preserve">اباجوره رقم 25 </w:t>
            </w:r>
            <w:proofErr w:type="spellStart"/>
            <w:r>
              <w:rPr>
                <w:rtl/>
              </w:rPr>
              <w:t>سوليتير</w:t>
            </w:r>
            <w:proofErr w:type="spellEnd"/>
            <w:r>
              <w:rPr>
                <w:rtl/>
              </w:rPr>
              <w:t xml:space="preserve"> جولد</w:t>
            </w:r>
          </w:p>
          <w:p w:rsidR="00EF6326" w:rsidRDefault="00EF6326" w:rsidP="00022ED4">
            <w:pPr>
              <w:pStyle w:val="price"/>
            </w:pPr>
            <w:del w:id="23" w:author="Unknown">
              <w:r>
                <w:rPr>
                  <w:rStyle w:val="woocommerce-price-amount"/>
                </w:rPr>
                <w:delText>1.833 </w:delText>
              </w:r>
              <w:r>
                <w:rPr>
                  <w:rStyle w:val="woocommerce-price-currencysymbol"/>
                </w:rPr>
                <w:delText>EGP</w:delText>
              </w:r>
            </w:del>
            <w:r>
              <w:t xml:space="preserve"> </w:t>
            </w:r>
            <w:r>
              <w:rPr>
                <w:rStyle w:val="screen-reader-text"/>
                <w:rtl/>
              </w:rPr>
              <w:t>السعر الأصلي هو: 1.833</w:t>
            </w:r>
            <w:r>
              <w:rPr>
                <w:rStyle w:val="screen-reader-text"/>
              </w:rPr>
              <w:t> EGP.</w:t>
            </w:r>
            <w:ins w:id="24" w:author="Unknown">
              <w:r>
                <w:rPr>
                  <w:rStyle w:val="woocommerce-price-amount"/>
                </w:rPr>
                <w:t>1.465 </w:t>
              </w:r>
              <w:r>
                <w:rPr>
                  <w:rStyle w:val="woocommerce-price-currencysymbol"/>
                </w:rPr>
                <w:t>EGP</w:t>
              </w:r>
            </w:ins>
            <w:r>
              <w:rPr>
                <w:rStyle w:val="screen-reader-text"/>
                <w:rtl/>
              </w:rPr>
              <w:t>السعر الحالي هو: 1.465</w:t>
            </w:r>
            <w:r>
              <w:rPr>
                <w:rStyle w:val="screen-reader-text"/>
              </w:rPr>
              <w:t> EGP.</w:t>
            </w:r>
          </w:p>
          <w:p w:rsidR="00EF6326" w:rsidRDefault="00EF6326" w:rsidP="00EF6326">
            <w:pPr>
              <w:numPr>
                <w:ilvl w:val="0"/>
                <w:numId w:val="10"/>
              </w:numPr>
              <w:spacing w:before="100" w:beforeAutospacing="1" w:after="100" w:afterAutospacing="1"/>
              <w:ind w:left="1440"/>
            </w:pPr>
            <w:r>
              <w:t>.</w:t>
            </w:r>
          </w:p>
          <w:p w:rsidR="00EF6326" w:rsidRDefault="00EF6326" w:rsidP="00EF6326">
            <w:pPr>
              <w:numPr>
                <w:ilvl w:val="1"/>
                <w:numId w:val="10"/>
              </w:numPr>
              <w:spacing w:before="100" w:beforeAutospacing="1" w:after="100" w:afterAutospacing="1"/>
            </w:pPr>
            <w:r>
              <w:rPr>
                <w:rtl/>
              </w:rPr>
              <w:t>ضمان 3 سنوات</w:t>
            </w:r>
          </w:p>
          <w:p w:rsidR="00EF6326" w:rsidRDefault="00EF6326" w:rsidP="00EF6326">
            <w:pPr>
              <w:numPr>
                <w:ilvl w:val="1"/>
                <w:numId w:val="11"/>
              </w:numPr>
              <w:spacing w:before="100" w:beforeAutospacing="1" w:after="100" w:afterAutospacing="1"/>
            </w:pPr>
            <w:r>
              <w:rPr>
                <w:rtl/>
              </w:rPr>
              <w:t xml:space="preserve">ضمان استرجاع مجاني لمدة 30 </w:t>
            </w:r>
            <w:proofErr w:type="spellStart"/>
            <w:r>
              <w:rPr>
                <w:rtl/>
              </w:rPr>
              <w:t>ي</w:t>
            </w:r>
            <w:r>
              <w:rPr>
                <w:rFonts w:hint="cs"/>
                <w:rtl/>
              </w:rPr>
              <w:t>و</w:t>
            </w:r>
            <w:proofErr w:type="spellEnd"/>
            <w:r>
              <w:rPr>
                <w:rFonts w:hint="cs"/>
                <w:rtl/>
                <w:lang w:bidi="ar-EG"/>
              </w:rPr>
              <w:t>م</w:t>
            </w:r>
          </w:p>
          <w:p w:rsidR="00EF6326" w:rsidRDefault="00EF6326" w:rsidP="00EF6326">
            <w:pPr>
              <w:numPr>
                <w:ilvl w:val="1"/>
                <w:numId w:val="12"/>
              </w:numPr>
              <w:spacing w:before="100" w:beforeAutospacing="1" w:after="100" w:afterAutospacing="1"/>
            </w:pPr>
            <w:r>
              <w:rPr>
                <w:rtl/>
              </w:rPr>
              <w:t xml:space="preserve">السعر لا يشمل </w:t>
            </w:r>
            <w:proofErr w:type="spellStart"/>
            <w:r>
              <w:rPr>
                <w:rtl/>
              </w:rPr>
              <w:t>اللمبا</w:t>
            </w:r>
            <w:proofErr w:type="spellEnd"/>
            <w:r>
              <w:rPr>
                <w:rFonts w:hint="cs"/>
                <w:rtl/>
                <w:lang w:bidi="ar-EG"/>
              </w:rPr>
              <w:t>ت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55"/>
              <w:gridCol w:w="873"/>
            </w:tblGrid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الأبعاد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r>
                    <w:t xml:space="preserve">35 × 55 </w:t>
                  </w:r>
                  <w:r>
                    <w:rPr>
                      <w:rtl/>
                    </w:rPr>
                    <w:t>سنتيميتر</w:t>
                  </w:r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ماركة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94" w:history="1">
                    <w:r>
                      <w:rPr>
                        <w:rStyle w:val="Hyperlink"/>
                        <w:rtl/>
                      </w:rPr>
                      <w:t>قنديل مصر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اللمبة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95" w:history="1">
                    <w:r>
                      <w:rPr>
                        <w:rStyle w:val="Hyperlink"/>
                      </w:rPr>
                      <w:t>E27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اللون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96" w:history="1">
                    <w:proofErr w:type="spellStart"/>
                    <w:r>
                      <w:rPr>
                        <w:rStyle w:val="Hyperlink"/>
                        <w:rtl/>
                      </w:rPr>
                      <w:t>سوليتير</w:t>
                    </w:r>
                    <w:proofErr w:type="spellEnd"/>
                    <w:r>
                      <w:rPr>
                        <w:rStyle w:val="Hyperlink"/>
                        <w:rtl/>
                      </w:rPr>
                      <w:t xml:space="preserve"> جولد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الابعاد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اللمبات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97" w:history="1">
                    <w:r>
                      <w:rPr>
                        <w:rStyle w:val="Hyperlink"/>
                      </w:rPr>
                      <w:t>1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الخامة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98" w:history="1">
                    <w:r>
                      <w:rPr>
                        <w:rStyle w:val="Hyperlink"/>
                        <w:rtl/>
                      </w:rPr>
                      <w:t>معدن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rtl/>
                    </w:rPr>
                    <w:t>الغرفة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99" w:history="1">
                    <w:r>
                      <w:rPr>
                        <w:rStyle w:val="Hyperlink"/>
                        <w:rtl/>
                      </w:rPr>
                      <w:t>غرفة المعيشة والاستقبال</w:t>
                    </w:r>
                  </w:hyperlink>
                </w:p>
              </w:tc>
            </w:tr>
            <w:tr w:rsidR="00EF6326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jc w:val="center"/>
                    <w:rPr>
                      <w:b/>
                      <w:bCs/>
                      <w:lang w:bidi="ar-EG"/>
                    </w:rPr>
                  </w:pPr>
                  <w:r>
                    <w:rPr>
                      <w:b/>
                      <w:bCs/>
                      <w:rtl/>
                    </w:rPr>
                    <w:t>الطراز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EF6326" w:rsidRDefault="00EF6326" w:rsidP="00022ED4">
                  <w:pPr>
                    <w:pStyle w:val="NormalWeb"/>
                  </w:pPr>
                  <w:hyperlink r:id="rId100" w:history="1">
                    <w:r>
                      <w:rPr>
                        <w:rStyle w:val="Hyperlink"/>
                        <w:rtl/>
                      </w:rPr>
                      <w:t>كلاسيك</w:t>
                    </w:r>
                  </w:hyperlink>
                </w:p>
              </w:tc>
            </w:tr>
            <w:tr w:rsidR="0061146E" w:rsidTr="00022ED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:rsidR="0061146E" w:rsidRPr="005E0574" w:rsidRDefault="0061146E" w:rsidP="0061146E">
                  <w:pPr>
                    <w:jc w:val="center"/>
                    <w:rPr>
                      <w:b/>
                      <w:bCs/>
                      <w:sz w:val="48"/>
                      <w:szCs w:val="48"/>
                    </w:rPr>
                  </w:pPr>
                  <w:r w:rsidRPr="005E0574">
                    <w:rPr>
                      <w:b/>
                      <w:bCs/>
                      <w:sz w:val="48"/>
                      <w:szCs w:val="48"/>
                    </w:rPr>
                    <w:t>Lampshade No. 25 Solitaire Gold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1.833 EGP The original price is: 1.833 EGP. 1.465 EGP The current price is: 1.465 EGP.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• .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 xml:space="preserve">o </w:t>
                  </w:r>
                  <w:proofErr w:type="gramStart"/>
                  <w:r w:rsidRPr="0061146E">
                    <w:rPr>
                      <w:b/>
                      <w:bCs/>
                    </w:rPr>
                    <w:t>3 year</w:t>
                  </w:r>
                  <w:proofErr w:type="gramEnd"/>
                  <w:r w:rsidRPr="0061146E">
                    <w:rPr>
                      <w:b/>
                      <w:bCs/>
                    </w:rPr>
                    <w:t xml:space="preserve"> warranty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o 30-day free return guarantee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o Price does not include bulbs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 xml:space="preserve">Dimensions 35 x 55 </w:t>
                  </w:r>
                  <w:proofErr w:type="spellStart"/>
                  <w:r w:rsidRPr="0061146E">
                    <w:rPr>
                      <w:b/>
                      <w:bCs/>
                    </w:rPr>
                    <w:t>centimetres</w:t>
                  </w:r>
                  <w:proofErr w:type="spellEnd"/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proofErr w:type="spellStart"/>
                  <w:r w:rsidRPr="0061146E">
                    <w:rPr>
                      <w:b/>
                      <w:bCs/>
                    </w:rPr>
                    <w:t>Kandil</w:t>
                  </w:r>
                  <w:proofErr w:type="spellEnd"/>
                  <w:r w:rsidRPr="0061146E">
                    <w:rPr>
                      <w:b/>
                      <w:bCs/>
                    </w:rPr>
                    <w:t xml:space="preserve"> brand Egypt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Bulb E27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Color Solitaire Gold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Dimensions</w:t>
                  </w:r>
                  <w:r w:rsidRPr="0061146E">
                    <w:rPr>
                      <w:b/>
                      <w:bCs/>
                    </w:rPr>
                    <w:tab/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Bulbs 1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The material is metal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  <w:r w:rsidRPr="0061146E">
                    <w:rPr>
                      <w:b/>
                      <w:bCs/>
                    </w:rPr>
                    <w:t>The room is the living room and reception</w:t>
                  </w:r>
                </w:p>
                <w:p w:rsidR="0061146E" w:rsidRPr="0061146E" w:rsidRDefault="0061146E" w:rsidP="0061146E">
                  <w:pPr>
                    <w:jc w:val="center"/>
                    <w:rPr>
                      <w:b/>
                      <w:bCs/>
                    </w:rPr>
                  </w:pPr>
                </w:p>
                <w:p w:rsidR="0061146E" w:rsidRDefault="0061146E" w:rsidP="0061146E">
                  <w:pPr>
                    <w:jc w:val="center"/>
                    <w:rPr>
                      <w:b/>
                      <w:bCs/>
                      <w:rtl/>
                    </w:rPr>
                  </w:pPr>
                  <w:r w:rsidRPr="0061146E">
                    <w:rPr>
                      <w:b/>
                      <w:bCs/>
                    </w:rPr>
                    <w:t>Classic style</w:t>
                  </w:r>
                </w:p>
              </w:tc>
              <w:tc>
                <w:tcPr>
                  <w:tcW w:w="0" w:type="auto"/>
                  <w:vAlign w:val="center"/>
                </w:tcPr>
                <w:p w:rsidR="0061146E" w:rsidRDefault="0061146E" w:rsidP="00022ED4">
                  <w:pPr>
                    <w:pStyle w:val="NormalWeb"/>
                  </w:pPr>
                </w:p>
              </w:tc>
            </w:tr>
          </w:tbl>
          <w:p w:rsidR="00EF6326" w:rsidRDefault="00EF6326" w:rsidP="00022ED4">
            <w:pPr>
              <w:rPr>
                <w:lang w:bidi="ar-EG"/>
              </w:rPr>
            </w:pPr>
          </w:p>
        </w:tc>
        <w:tc>
          <w:tcPr>
            <w:tcW w:w="4148" w:type="dxa"/>
          </w:tcPr>
          <w:p w:rsidR="00EF6326" w:rsidRDefault="00EF6326" w:rsidP="00022ED4">
            <w:pPr>
              <w:rPr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7EF69D81" wp14:editId="56054B2F">
                  <wp:extent cx="2619375" cy="2619375"/>
                  <wp:effectExtent l="0" t="0" r="9525" b="9525"/>
                  <wp:docPr id="57" name="Picture 57" descr="https://kandilegypt.com/wp-content/uploads/2022/12/10001393-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https://kandilegypt.com/wp-content/uploads/2022/12/10001393-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261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F6326" w:rsidRDefault="00EF6326" w:rsidP="00022ED4">
            <w:pPr>
              <w:rPr>
                <w:lang w:bidi="ar-EG"/>
              </w:rPr>
            </w:pPr>
            <w:r>
              <w:rPr>
                <w:noProof/>
              </w:rPr>
              <w:drawing>
                <wp:inline distT="0" distB="0" distL="0" distR="0" wp14:anchorId="24222484" wp14:editId="4CDF98A5">
                  <wp:extent cx="2226310" cy="2226310"/>
                  <wp:effectExtent l="0" t="0" r="2540" b="2540"/>
                  <wp:docPr id="10" name="Picture 10" descr="https://kandilegypt.com/wp-content/uploads/2022/12/10001393-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https://kandilegypt.com/wp-content/uploads/2022/12/10001393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310" cy="2226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6326" w:rsidRDefault="00EF6326" w:rsidP="00EF6326">
      <w:pPr>
        <w:rPr>
          <w:rtl/>
          <w:lang w:bidi="ar-EG"/>
        </w:rPr>
      </w:pPr>
    </w:p>
    <w:p w:rsidR="006903CB" w:rsidRDefault="006903CB">
      <w:pPr>
        <w:rPr>
          <w:rFonts w:hint="cs"/>
          <w:lang w:bidi="ar-EG"/>
        </w:rPr>
      </w:pPr>
    </w:p>
    <w:sectPr w:rsidR="006903CB" w:rsidSect="00296F9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B43C6"/>
    <w:multiLevelType w:val="multilevel"/>
    <w:tmpl w:val="980ED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C74C53"/>
    <w:multiLevelType w:val="multilevel"/>
    <w:tmpl w:val="BB08B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277373"/>
    <w:multiLevelType w:val="multilevel"/>
    <w:tmpl w:val="8B50E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3A6BF5"/>
    <w:multiLevelType w:val="multilevel"/>
    <w:tmpl w:val="A4FAB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9D2415"/>
    <w:multiLevelType w:val="multilevel"/>
    <w:tmpl w:val="E2706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9372C3"/>
    <w:multiLevelType w:val="multilevel"/>
    <w:tmpl w:val="EB1C5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7A6309"/>
    <w:multiLevelType w:val="multilevel"/>
    <w:tmpl w:val="1E2C0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404B45"/>
    <w:multiLevelType w:val="multilevel"/>
    <w:tmpl w:val="BFF0F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B51BE8"/>
    <w:multiLevelType w:val="multilevel"/>
    <w:tmpl w:val="7E24A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B21240"/>
    <w:multiLevelType w:val="multilevel"/>
    <w:tmpl w:val="9A5E9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E82023D"/>
    <w:multiLevelType w:val="multilevel"/>
    <w:tmpl w:val="F4AAE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F122872"/>
    <w:multiLevelType w:val="multilevel"/>
    <w:tmpl w:val="CEBA6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8"/>
  </w:num>
  <w:num w:numId="6">
    <w:abstractNumId w:val="6"/>
  </w:num>
  <w:num w:numId="7">
    <w:abstractNumId w:val="11"/>
  </w:num>
  <w:num w:numId="8">
    <w:abstractNumId w:val="7"/>
  </w:num>
  <w:num w:numId="9">
    <w:abstractNumId w:val="9"/>
  </w:num>
  <w:num w:numId="10">
    <w:abstractNumId w:val="2"/>
  </w:num>
  <w:num w:numId="11">
    <w:abstractNumId w:val="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326"/>
    <w:rsid w:val="00296F94"/>
    <w:rsid w:val="005E0574"/>
    <w:rsid w:val="0061146E"/>
    <w:rsid w:val="006903CB"/>
    <w:rsid w:val="00EF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9747F4"/>
  <w15:chartTrackingRefBased/>
  <w15:docId w15:val="{FB435D91-0ADB-437C-B500-B902CB65B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632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EF632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32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EF6326"/>
    <w:rPr>
      <w:color w:val="0000FF"/>
      <w:u w:val="single"/>
    </w:rPr>
  </w:style>
  <w:style w:type="paragraph" w:customStyle="1" w:styleId="price">
    <w:name w:val="price"/>
    <w:basedOn w:val="Normal"/>
    <w:rsid w:val="00EF6326"/>
    <w:pPr>
      <w:spacing w:before="100" w:beforeAutospacing="1" w:after="100" w:afterAutospacing="1"/>
    </w:pPr>
  </w:style>
  <w:style w:type="character" w:customStyle="1" w:styleId="woocommerce-price-amount">
    <w:name w:val="woocommerce-price-amount"/>
    <w:basedOn w:val="DefaultParagraphFont"/>
    <w:rsid w:val="00EF6326"/>
  </w:style>
  <w:style w:type="character" w:customStyle="1" w:styleId="woocommerce-price-currencysymbol">
    <w:name w:val="woocommerce-price-currencysymbol"/>
    <w:basedOn w:val="DefaultParagraphFont"/>
    <w:rsid w:val="00EF6326"/>
  </w:style>
  <w:style w:type="paragraph" w:styleId="NormalWeb">
    <w:name w:val="Normal (Web)"/>
    <w:basedOn w:val="Normal"/>
    <w:uiPriority w:val="99"/>
    <w:unhideWhenUsed/>
    <w:rsid w:val="00EF6326"/>
    <w:pPr>
      <w:spacing w:before="100" w:beforeAutospacing="1" w:after="100" w:afterAutospacing="1"/>
    </w:pPr>
  </w:style>
  <w:style w:type="character" w:customStyle="1" w:styleId="screen-reader-text">
    <w:name w:val="screen-reader-text"/>
    <w:basedOn w:val="DefaultParagraphFont"/>
    <w:rsid w:val="00EF6326"/>
  </w:style>
  <w:style w:type="table" w:styleId="TableGrid">
    <w:name w:val="Table Grid"/>
    <w:basedOn w:val="TableNormal"/>
    <w:uiPriority w:val="39"/>
    <w:rsid w:val="00EF6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EF63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F63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kandilegypt.com/ar/room/bedroom-ar/" TargetMode="External"/><Relationship Id="rId21" Type="http://schemas.openxmlformats.org/officeDocument/2006/relationships/hyperlink" Target="https://kandilegypt.com/ar/bulb/e27-ar/" TargetMode="External"/><Relationship Id="rId42" Type="http://schemas.openxmlformats.org/officeDocument/2006/relationships/image" Target="media/image5.jpeg"/><Relationship Id="rId47" Type="http://schemas.openxmlformats.org/officeDocument/2006/relationships/hyperlink" Target="https://kandilegypt.com/ar/lights/3-ar/" TargetMode="External"/><Relationship Id="rId63" Type="http://schemas.openxmlformats.org/officeDocument/2006/relationships/hyperlink" Target="https://kandilegypt.com/ar/color/%d8%b3%d9%88%d9%84%d9%8a%d8%aa%d9%8a%d8%b1-%d8%ac%d9%88%d9%84%d8%af/" TargetMode="External"/><Relationship Id="rId68" Type="http://schemas.openxmlformats.org/officeDocument/2006/relationships/hyperlink" Target="https://kandilegypt.com/ar/style/modern-ar/" TargetMode="External"/><Relationship Id="rId84" Type="http://schemas.openxmlformats.org/officeDocument/2006/relationships/hyperlink" Target="https://kandilegypt.com/ar/style/modern-ar/" TargetMode="External"/><Relationship Id="rId89" Type="http://schemas.openxmlformats.org/officeDocument/2006/relationships/hyperlink" Target="https://kandilegypt.com/ar/lights/1-ar/" TargetMode="External"/><Relationship Id="rId7" Type="http://schemas.openxmlformats.org/officeDocument/2006/relationships/hyperlink" Target="https://kandilegypt.com/ar/color/%d8%b3%d9%88%d9%84%d9%8a%d8%aa%d9%8a%d8%b1-%d8%ac%d9%88%d9%84%d8%af/" TargetMode="External"/><Relationship Id="rId71" Type="http://schemas.openxmlformats.org/officeDocument/2006/relationships/hyperlink" Target="https://kandilegypt.com/ar/bulb/e14-ar/" TargetMode="External"/><Relationship Id="rId92" Type="http://schemas.openxmlformats.org/officeDocument/2006/relationships/hyperlink" Target="https://kandilegypt.com/ar/style/modern-ar/" TargetMode="External"/><Relationship Id="rId2" Type="http://schemas.openxmlformats.org/officeDocument/2006/relationships/styles" Target="styles.xml"/><Relationship Id="rId16" Type="http://schemas.openxmlformats.org/officeDocument/2006/relationships/hyperlink" Target="https://kandilegypt.com/ar/lights/1-ar/" TargetMode="External"/><Relationship Id="rId29" Type="http://schemas.openxmlformats.org/officeDocument/2006/relationships/hyperlink" Target="https://kandilegypt.com/ar/brand/kandil-egypt-ar/" TargetMode="External"/><Relationship Id="rId11" Type="http://schemas.openxmlformats.org/officeDocument/2006/relationships/hyperlink" Target="https://kandilegypt.com/ar/style/modern-ar/" TargetMode="External"/><Relationship Id="rId24" Type="http://schemas.openxmlformats.org/officeDocument/2006/relationships/hyperlink" Target="https://kandilegypt.com/ar/lights/1-ar/" TargetMode="External"/><Relationship Id="rId32" Type="http://schemas.openxmlformats.org/officeDocument/2006/relationships/hyperlink" Target="https://kandilegypt.com/ar/style/modern-ar/" TargetMode="External"/><Relationship Id="rId37" Type="http://schemas.openxmlformats.org/officeDocument/2006/relationships/hyperlink" Target="https://kandilegypt.com/ar/dimensions/40-57cm-ar/" TargetMode="External"/><Relationship Id="rId40" Type="http://schemas.openxmlformats.org/officeDocument/2006/relationships/hyperlink" Target="https://kandilegypt.com/ar/room/%d8%a7%d9%84%d9%85%d8%af%d8%ae%d9%84%d8%8c-%d8%ba%d8%b1%d9%81%d8%a9-%d8%a7%d9%84%d9%85%d8%b9%d9%8a%d8%b4%d8%a9%d8%8c-%d8%a7%d9%84%d8%a7%d8%b3%d8%aa%d9%82%d8%a8%d8%a7%d9%84/" TargetMode="External"/><Relationship Id="rId45" Type="http://schemas.openxmlformats.org/officeDocument/2006/relationships/hyperlink" Target="https://kandilegypt.com/ar/color/%d8%b3%d9%88%d9%84%d9%8a%d8%aa%d9%8a%d8%b1-%d8%ac%d9%88%d9%84%d8%af/" TargetMode="External"/><Relationship Id="rId53" Type="http://schemas.openxmlformats.org/officeDocument/2006/relationships/hyperlink" Target="https://kandilegypt.com/ar/bulb/e14-ar/" TargetMode="External"/><Relationship Id="rId58" Type="http://schemas.openxmlformats.org/officeDocument/2006/relationships/hyperlink" Target="https://kandilegypt.com/ar/room/living-room-ar/" TargetMode="External"/><Relationship Id="rId66" Type="http://schemas.openxmlformats.org/officeDocument/2006/relationships/hyperlink" Target="https://kandilegypt.com/ar/material/steel-ar/" TargetMode="External"/><Relationship Id="rId74" Type="http://schemas.openxmlformats.org/officeDocument/2006/relationships/hyperlink" Target="https://kandilegypt.com/ar/lights/1-ar/" TargetMode="External"/><Relationship Id="rId79" Type="http://schemas.openxmlformats.org/officeDocument/2006/relationships/hyperlink" Target="https://kandilegypt.com/ar/color/white-ar/" TargetMode="External"/><Relationship Id="rId87" Type="http://schemas.openxmlformats.org/officeDocument/2006/relationships/hyperlink" Target="https://kandilegypt.com/ar/color/black-ar/" TargetMode="External"/><Relationship Id="rId102" Type="http://schemas.openxmlformats.org/officeDocument/2006/relationships/image" Target="media/image14.jpeg"/><Relationship Id="rId5" Type="http://schemas.openxmlformats.org/officeDocument/2006/relationships/hyperlink" Target="https://kandilegypt.com/ar/brand/kandil-egypt-ar/" TargetMode="External"/><Relationship Id="rId61" Type="http://schemas.openxmlformats.org/officeDocument/2006/relationships/hyperlink" Target="https://kandilegypt.com/ar/brand/kandil-egypt-ar/" TargetMode="External"/><Relationship Id="rId82" Type="http://schemas.openxmlformats.org/officeDocument/2006/relationships/hyperlink" Target="https://kandilegypt.com/ar/material/marble-ar/" TargetMode="External"/><Relationship Id="rId90" Type="http://schemas.openxmlformats.org/officeDocument/2006/relationships/hyperlink" Target="https://kandilegypt.com/ar/material/steel-ar/" TargetMode="External"/><Relationship Id="rId95" Type="http://schemas.openxmlformats.org/officeDocument/2006/relationships/hyperlink" Target="https://kandilegypt.com/ar/bulb/e27-ar/" TargetMode="External"/><Relationship Id="rId19" Type="http://schemas.openxmlformats.org/officeDocument/2006/relationships/image" Target="media/image2.jpeg"/><Relationship Id="rId14" Type="http://schemas.openxmlformats.org/officeDocument/2006/relationships/hyperlink" Target="https://kandilegypt.com/ar/bulb/e27-ar/" TargetMode="External"/><Relationship Id="rId22" Type="http://schemas.openxmlformats.org/officeDocument/2006/relationships/hyperlink" Target="https://kandilegypt.com/ar/color/chrome-ar/" TargetMode="External"/><Relationship Id="rId27" Type="http://schemas.openxmlformats.org/officeDocument/2006/relationships/hyperlink" Target="https://kandilegypt.com/ar/style/modern-ar/" TargetMode="External"/><Relationship Id="rId30" Type="http://schemas.openxmlformats.org/officeDocument/2006/relationships/hyperlink" Target="https://kandilegypt.com/ar/color/%d8%b3%d9%88%d9%84%d9%8a%d8%aa%d9%8a%d8%b1-%d8%ac%d9%88%d9%84%d8%af/" TargetMode="External"/><Relationship Id="rId35" Type="http://schemas.openxmlformats.org/officeDocument/2006/relationships/hyperlink" Target="https://kandilegypt.com/ar/bulb/e14-ar/" TargetMode="External"/><Relationship Id="rId43" Type="http://schemas.openxmlformats.org/officeDocument/2006/relationships/hyperlink" Target="https://kandilegypt.com/ar/brand/kandil-egypt-ar/" TargetMode="External"/><Relationship Id="rId48" Type="http://schemas.openxmlformats.org/officeDocument/2006/relationships/hyperlink" Target="https://kandilegypt.com/ar/material/%d8%b3%d8%aa%d8%a7%d9%86%d9%84%d8%b3/" TargetMode="External"/><Relationship Id="rId56" Type="http://schemas.openxmlformats.org/officeDocument/2006/relationships/hyperlink" Target="https://kandilegypt.com/ar/lights/1-ar/" TargetMode="External"/><Relationship Id="rId64" Type="http://schemas.openxmlformats.org/officeDocument/2006/relationships/hyperlink" Target="https://kandilegypt.com/ar/dimensions/22-43-cm-ar/" TargetMode="External"/><Relationship Id="rId69" Type="http://schemas.openxmlformats.org/officeDocument/2006/relationships/image" Target="media/image8.jpeg"/><Relationship Id="rId77" Type="http://schemas.openxmlformats.org/officeDocument/2006/relationships/image" Target="media/image10.jpeg"/><Relationship Id="rId100" Type="http://schemas.openxmlformats.org/officeDocument/2006/relationships/hyperlink" Target="https://kandilegypt.com/ar/style/classic-ar/" TargetMode="External"/><Relationship Id="rId8" Type="http://schemas.openxmlformats.org/officeDocument/2006/relationships/hyperlink" Target="https://kandilegypt.com/ar/dimensions/1162/" TargetMode="External"/><Relationship Id="rId51" Type="http://schemas.openxmlformats.org/officeDocument/2006/relationships/image" Target="media/image6.jpeg"/><Relationship Id="rId72" Type="http://schemas.openxmlformats.org/officeDocument/2006/relationships/hyperlink" Target="https://kandilegypt.com/ar/color/%d8%b3%d9%88%d9%84%d9%8a%d8%aa%d9%8a%d8%b1-%d8%ac%d9%88%d9%84%d8%af/" TargetMode="External"/><Relationship Id="rId80" Type="http://schemas.openxmlformats.org/officeDocument/2006/relationships/hyperlink" Target="https://kandilegypt.com/ar/dimensions/40-65-cm-ar/" TargetMode="External"/><Relationship Id="rId85" Type="http://schemas.openxmlformats.org/officeDocument/2006/relationships/image" Target="media/image11.jpeg"/><Relationship Id="rId93" Type="http://schemas.openxmlformats.org/officeDocument/2006/relationships/image" Target="media/image12.jpeg"/><Relationship Id="rId98" Type="http://schemas.openxmlformats.org/officeDocument/2006/relationships/hyperlink" Target="https://kandilegypt.com/ar/material/metal-ar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hyperlink" Target="https://kandilegypt.com/ar/material/metal-ar/" TargetMode="External"/><Relationship Id="rId25" Type="http://schemas.openxmlformats.org/officeDocument/2006/relationships/hyperlink" Target="https://kandilegypt.com/ar/material/metal-ar/" TargetMode="External"/><Relationship Id="rId33" Type="http://schemas.openxmlformats.org/officeDocument/2006/relationships/image" Target="media/image4.jpeg"/><Relationship Id="rId38" Type="http://schemas.openxmlformats.org/officeDocument/2006/relationships/hyperlink" Target="https://kandilegypt.com/ar/lights/3-ar/" TargetMode="External"/><Relationship Id="rId46" Type="http://schemas.openxmlformats.org/officeDocument/2006/relationships/hyperlink" Target="https://kandilegypt.com/ar/dimensions/20-56cm-ar/" TargetMode="External"/><Relationship Id="rId59" Type="http://schemas.openxmlformats.org/officeDocument/2006/relationships/hyperlink" Target="https://kandilegypt.com/ar/style/modern-ar/" TargetMode="External"/><Relationship Id="rId67" Type="http://schemas.openxmlformats.org/officeDocument/2006/relationships/hyperlink" Target="https://kandilegypt.com/ar/room/living-room-ar/" TargetMode="External"/><Relationship Id="rId103" Type="http://schemas.openxmlformats.org/officeDocument/2006/relationships/fontTable" Target="fontTable.xml"/><Relationship Id="rId20" Type="http://schemas.openxmlformats.org/officeDocument/2006/relationships/hyperlink" Target="https://kandilegypt.com/ar/brand/kandil-egypt-ar/" TargetMode="External"/><Relationship Id="rId41" Type="http://schemas.openxmlformats.org/officeDocument/2006/relationships/hyperlink" Target="https://kandilegypt.com/ar/style/modern-ar/" TargetMode="External"/><Relationship Id="rId54" Type="http://schemas.openxmlformats.org/officeDocument/2006/relationships/hyperlink" Target="https://kandilegypt.com/ar/color/chrome-ar/" TargetMode="External"/><Relationship Id="rId62" Type="http://schemas.openxmlformats.org/officeDocument/2006/relationships/hyperlink" Target="https://kandilegypt.com/ar/bulb/e14-ar/" TargetMode="External"/><Relationship Id="rId70" Type="http://schemas.openxmlformats.org/officeDocument/2006/relationships/hyperlink" Target="https://kandilegypt.com/ar/brand/kandil-egypt-ar/" TargetMode="External"/><Relationship Id="rId75" Type="http://schemas.openxmlformats.org/officeDocument/2006/relationships/hyperlink" Target="https://kandilegypt.com/ar/material/steel-ar/" TargetMode="External"/><Relationship Id="rId83" Type="http://schemas.openxmlformats.org/officeDocument/2006/relationships/hyperlink" Target="https://kandilegypt.com/ar/room/bedroom-ar/" TargetMode="External"/><Relationship Id="rId88" Type="http://schemas.openxmlformats.org/officeDocument/2006/relationships/hyperlink" Target="https://kandilegypt.com/ar/dimensions/40-65-cm-ar/" TargetMode="External"/><Relationship Id="rId91" Type="http://schemas.openxmlformats.org/officeDocument/2006/relationships/hyperlink" Target="https://kandilegypt.com/ar/room/bedroom-ar/" TargetMode="External"/><Relationship Id="rId96" Type="http://schemas.openxmlformats.org/officeDocument/2006/relationships/hyperlink" Target="https://kandilegypt.com/ar/color/%d8%b3%d9%88%d9%84%d9%8a%d8%aa%d9%8a%d8%b1-%d8%ac%d9%88%d9%84%d8%af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kandilegypt.com/ar/bulb/e14-ar/" TargetMode="External"/><Relationship Id="rId15" Type="http://schemas.openxmlformats.org/officeDocument/2006/relationships/hyperlink" Target="https://kandilegypt.com/ar/color/chrome-x-gold-ar/" TargetMode="External"/><Relationship Id="rId23" Type="http://schemas.openxmlformats.org/officeDocument/2006/relationships/hyperlink" Target="https://kandilegypt.com/ar/dimensions/35-46-cm-ar/" TargetMode="External"/><Relationship Id="rId28" Type="http://schemas.openxmlformats.org/officeDocument/2006/relationships/image" Target="media/image3.jpeg"/><Relationship Id="rId36" Type="http://schemas.openxmlformats.org/officeDocument/2006/relationships/hyperlink" Target="https://kandilegypt.com/ar/color/%d8%b3%d9%88%d9%84%d9%8a%d8%aa%d9%8a%d8%b1-%d8%ac%d9%88%d9%84%d8%af/" TargetMode="External"/><Relationship Id="rId49" Type="http://schemas.openxmlformats.org/officeDocument/2006/relationships/hyperlink" Target="https://kandilegypt.com/ar/room/%d8%a7%d9%84%d9%85%d8%af%d8%ae%d9%84%d8%8c-%d8%ba%d8%b1%d9%81%d8%a9-%d8%a7%d9%84%d9%85%d8%b9%d9%8a%d8%b4%d8%a9%d8%8c-%d8%a7%d9%84%d8%a7%d8%b3%d8%aa%d9%82%d8%a8%d8%a7%d9%84/" TargetMode="External"/><Relationship Id="rId57" Type="http://schemas.openxmlformats.org/officeDocument/2006/relationships/hyperlink" Target="https://kandilegypt.com/ar/material/steel-ar/" TargetMode="External"/><Relationship Id="rId10" Type="http://schemas.openxmlformats.org/officeDocument/2006/relationships/hyperlink" Target="https://kandilegypt.com/ar/material/metal-ar/" TargetMode="External"/><Relationship Id="rId31" Type="http://schemas.openxmlformats.org/officeDocument/2006/relationships/hyperlink" Target="https://kandilegypt.com/ar/room/%d8%ba%d8%b1%d9%81%d8%a9-%d8%a7%d9%84%d9%85%d8%b9%d9%8a%d8%b4%d8%a9-%d9%88%d8%a7%d9%84%d8%a7%d8%b3%d8%aa%d9%82%d8%a8%d8%a7%d9%84/" TargetMode="External"/><Relationship Id="rId44" Type="http://schemas.openxmlformats.org/officeDocument/2006/relationships/hyperlink" Target="https://kandilegypt.com/ar/bulb/e14-ar/" TargetMode="External"/><Relationship Id="rId52" Type="http://schemas.openxmlformats.org/officeDocument/2006/relationships/hyperlink" Target="https://kandilegypt.com/ar/brand/kandil-egypt-ar/" TargetMode="External"/><Relationship Id="rId60" Type="http://schemas.openxmlformats.org/officeDocument/2006/relationships/image" Target="media/image7.jpeg"/><Relationship Id="rId65" Type="http://schemas.openxmlformats.org/officeDocument/2006/relationships/hyperlink" Target="https://kandilegypt.com/ar/lights/3-ar/" TargetMode="External"/><Relationship Id="rId73" Type="http://schemas.openxmlformats.org/officeDocument/2006/relationships/hyperlink" Target="https://kandilegypt.com/ar/dimensions/15-30cm-ar/" TargetMode="External"/><Relationship Id="rId78" Type="http://schemas.openxmlformats.org/officeDocument/2006/relationships/hyperlink" Target="https://kandilegypt.com/ar/brand/kandil-egypt-ar/" TargetMode="External"/><Relationship Id="rId81" Type="http://schemas.openxmlformats.org/officeDocument/2006/relationships/hyperlink" Target="https://kandilegypt.com/ar/lights/1-ar/" TargetMode="External"/><Relationship Id="rId86" Type="http://schemas.openxmlformats.org/officeDocument/2006/relationships/hyperlink" Target="https://kandilegypt.com/ar/brand/kandil-egypt-ar/" TargetMode="External"/><Relationship Id="rId94" Type="http://schemas.openxmlformats.org/officeDocument/2006/relationships/hyperlink" Target="https://kandilegypt.com/ar/brand/kandil-egypt-ar/" TargetMode="External"/><Relationship Id="rId99" Type="http://schemas.openxmlformats.org/officeDocument/2006/relationships/hyperlink" Target="https://kandilegypt.com/ar/room/%d8%ba%d8%b1%d9%81%d8%a9-%d8%a7%d9%84%d9%85%d8%b9%d9%8a%d8%b4%d8%a9-%d9%88%d8%a7%d9%84%d8%a7%d8%b3%d8%aa%d9%82%d8%a8%d8%a7%d9%84/" TargetMode="External"/><Relationship Id="rId101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hyperlink" Target="https://kandilegypt.com/ar/lights/4-ar/" TargetMode="External"/><Relationship Id="rId13" Type="http://schemas.openxmlformats.org/officeDocument/2006/relationships/hyperlink" Target="https://kandilegypt.com/ar/brand/kandil-egypt-ar/" TargetMode="External"/><Relationship Id="rId18" Type="http://schemas.openxmlformats.org/officeDocument/2006/relationships/hyperlink" Target="https://kandilegypt.com/ar/style/classic-ar/" TargetMode="External"/><Relationship Id="rId39" Type="http://schemas.openxmlformats.org/officeDocument/2006/relationships/hyperlink" Target="https://kandilegypt.com/ar/material/%d8%b3%d8%aa%d8%a7%d9%86%d9%84%d8%b3/" TargetMode="External"/><Relationship Id="rId34" Type="http://schemas.openxmlformats.org/officeDocument/2006/relationships/hyperlink" Target="https://kandilegypt.com/ar/brand/kandil-egypt-ar/" TargetMode="External"/><Relationship Id="rId50" Type="http://schemas.openxmlformats.org/officeDocument/2006/relationships/hyperlink" Target="https://kandilegypt.com/ar/style/modern-ar/" TargetMode="External"/><Relationship Id="rId55" Type="http://schemas.openxmlformats.org/officeDocument/2006/relationships/hyperlink" Target="https://kandilegypt.com/ar/dimensions/15-30cm-ar/" TargetMode="External"/><Relationship Id="rId76" Type="http://schemas.openxmlformats.org/officeDocument/2006/relationships/image" Target="media/image9.jpeg"/><Relationship Id="rId97" Type="http://schemas.openxmlformats.org/officeDocument/2006/relationships/hyperlink" Target="https://kandilegypt.com/ar/lights/1-ar/" TargetMode="External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15</Pages>
  <Words>2038</Words>
  <Characters>11623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2024-09-30T09:53:00Z</dcterms:created>
  <dcterms:modified xsi:type="dcterms:W3CDTF">2024-09-30T11:07:00Z</dcterms:modified>
</cp:coreProperties>
</file>