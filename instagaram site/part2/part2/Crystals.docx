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D60" w:rsidRDefault="00023BF0" w:rsidP="00023BF0">
      <w:pPr>
        <w:pStyle w:val="Title"/>
        <w:jc w:val="center"/>
        <w:rPr>
          <w:b/>
          <w:bCs/>
          <w:lang w:bidi="ar-EG"/>
        </w:rPr>
      </w:pPr>
      <w:r w:rsidRPr="00023BF0">
        <w:rPr>
          <w:b/>
          <w:bCs/>
          <w:lang w:bidi="ar-EG"/>
        </w:rPr>
        <w:t>Crystal</w:t>
      </w:r>
      <w:r>
        <w:rPr>
          <w:b/>
          <w:bCs/>
          <w:lang w:bidi="ar-EG"/>
        </w:rPr>
        <w:t>s</w:t>
      </w:r>
    </w:p>
    <w:p w:rsidR="00023BF0" w:rsidRDefault="00023BF0" w:rsidP="00023BF0">
      <w:pPr>
        <w:pStyle w:val="NormalWeb"/>
        <w:jc w:val="right"/>
      </w:pPr>
    </w:p>
    <w:p w:rsidR="00023BF0" w:rsidRDefault="00023BF0" w:rsidP="00023BF0">
      <w:pPr>
        <w:rPr>
          <w:lang w:bidi="ar-EG"/>
        </w:rPr>
      </w:pPr>
    </w:p>
    <w:p w:rsidR="00023BF0" w:rsidRDefault="00023BF0" w:rsidP="00023BF0">
      <w:pPr>
        <w:rPr>
          <w:lang w:bidi="ar-EG"/>
        </w:rPr>
      </w:pPr>
      <w:r>
        <w:rPr>
          <w:noProof/>
        </w:rPr>
        <w:drawing>
          <wp:inline distT="0" distB="0" distL="0" distR="0" wp14:anchorId="496FF6D7" wp14:editId="675D8299">
            <wp:extent cx="5274310" cy="5274310"/>
            <wp:effectExtent l="0" t="0" r="2540" b="2540"/>
            <wp:docPr id="19" name="Picture 19" descr="بونبونيرة كريستال ونحاس لقمة برونز ايطال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بونبونيرة كريستال ونحاس لقمة برونز ايطالي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BF0" w:rsidRDefault="00023BF0" w:rsidP="00023BF0">
      <w:pPr>
        <w:rPr>
          <w:lang w:bidi="ar-EG"/>
        </w:rPr>
      </w:pPr>
    </w:p>
    <w:p w:rsidR="00023BF0" w:rsidRDefault="00023BF0" w:rsidP="00023BF0">
      <w:pPr>
        <w:pStyle w:val="Heading1"/>
      </w:pPr>
      <w:proofErr w:type="spellStart"/>
      <w:r>
        <w:rPr>
          <w:rtl/>
        </w:rPr>
        <w:t>بونبونيرة</w:t>
      </w:r>
      <w:proofErr w:type="spellEnd"/>
      <w:r>
        <w:rPr>
          <w:rtl/>
        </w:rPr>
        <w:t xml:space="preserve"> كريستال ونحاس لقمة برونز ايطالي </w:t>
      </w:r>
    </w:p>
    <w:p w:rsidR="00023BF0" w:rsidRDefault="00023BF0" w:rsidP="00023BF0">
      <w:pPr>
        <w:pStyle w:val="price"/>
      </w:pPr>
      <w:del w:id="0" w:author="Unknown">
        <w:r>
          <w:rPr>
            <w:rStyle w:val="woocommerce-price-amount"/>
          </w:rPr>
          <w:delText>2.880,00 </w:delText>
        </w:r>
        <w:r>
          <w:rPr>
            <w:rStyle w:val="woocommerce-price-currencysymbol"/>
          </w:rPr>
          <w:delText>EGP</w:delText>
        </w:r>
      </w:del>
      <w:r>
        <w:t xml:space="preserve"> </w:t>
      </w:r>
      <w:r>
        <w:rPr>
          <w:rStyle w:val="screen-reader-text"/>
          <w:rtl/>
        </w:rPr>
        <w:t>السعر الأصلي هو: 2.880,00</w:t>
      </w:r>
      <w:r>
        <w:rPr>
          <w:rStyle w:val="screen-reader-text"/>
        </w:rPr>
        <w:t> EGP.</w:t>
      </w:r>
      <w:ins w:id="1" w:author="Unknown">
        <w:r>
          <w:rPr>
            <w:rStyle w:val="woocommerce-price-amount"/>
          </w:rPr>
          <w:t>2.450,00 </w:t>
        </w:r>
        <w:r>
          <w:rPr>
            <w:rStyle w:val="woocommerce-price-currencysymbol"/>
          </w:rPr>
          <w:t>EGP</w:t>
        </w:r>
      </w:ins>
      <w:r>
        <w:rPr>
          <w:rStyle w:val="screen-reader-text"/>
          <w:rtl/>
        </w:rPr>
        <w:t>السعر الحالي هو: 2.450,00</w:t>
      </w:r>
      <w:r>
        <w:rPr>
          <w:rStyle w:val="screen-reader-text"/>
        </w:rPr>
        <w:t> EGP.</w:t>
      </w:r>
    </w:p>
    <w:p w:rsidR="00023BF0" w:rsidRDefault="00023BF0" w:rsidP="00023BF0">
      <w:pPr>
        <w:pStyle w:val="Heading4"/>
        <w:jc w:val="right"/>
      </w:pPr>
      <w:proofErr w:type="spellStart"/>
      <w:r>
        <w:rPr>
          <w:rStyle w:val="Strong"/>
          <w:b w:val="0"/>
          <w:bCs w:val="0"/>
          <w:color w:val="993300"/>
          <w:rtl/>
        </w:rPr>
        <w:t>بونبونيرة</w:t>
      </w:r>
      <w:proofErr w:type="spellEnd"/>
      <w:r>
        <w:rPr>
          <w:rStyle w:val="Strong"/>
          <w:b w:val="0"/>
          <w:bCs w:val="0"/>
          <w:color w:val="993300"/>
          <w:rtl/>
        </w:rPr>
        <w:t xml:space="preserve"> كريستال ونحاس لقمة برونز ايطالي</w:t>
      </w:r>
    </w:p>
    <w:p w:rsidR="00023BF0" w:rsidRDefault="00023BF0" w:rsidP="00023BF0">
      <w:pPr>
        <w:pStyle w:val="NormalWeb"/>
        <w:jc w:val="right"/>
        <w:rPr>
          <w:rStyle w:val="Strong"/>
          <w:rtl/>
        </w:rPr>
      </w:pPr>
      <w:r>
        <w:rPr>
          <w:rStyle w:val="Strong"/>
          <w:rtl/>
        </w:rPr>
        <w:t>ارتفاع 30سم قطر 18سم</w:t>
      </w:r>
      <w:r>
        <w:br/>
      </w:r>
      <w:r>
        <w:rPr>
          <w:rStyle w:val="Strong"/>
          <w:rtl/>
        </w:rPr>
        <w:t>ضمان 10 سنوات</w:t>
      </w:r>
    </w:p>
    <w:p w:rsidR="00AC613E" w:rsidRPr="00AC613E" w:rsidRDefault="00AC613E" w:rsidP="00AC613E">
      <w:pPr>
        <w:pStyle w:val="NormalWeb"/>
        <w:rPr>
          <w:rStyle w:val="Strong"/>
          <w:lang w:bidi="ar-EG"/>
        </w:rPr>
      </w:pPr>
      <w:r w:rsidRPr="00AC613E">
        <w:rPr>
          <w:rStyle w:val="Strong"/>
          <w:lang w:bidi="ar-EG"/>
        </w:rPr>
        <w:lastRenderedPageBreak/>
        <w:t xml:space="preserve">Crystal and copper </w:t>
      </w:r>
      <w:proofErr w:type="spellStart"/>
      <w:r w:rsidRPr="00AC613E">
        <w:rPr>
          <w:rStyle w:val="Strong"/>
          <w:lang w:bidi="ar-EG"/>
        </w:rPr>
        <w:t>bonbonniere</w:t>
      </w:r>
      <w:proofErr w:type="spellEnd"/>
      <w:r w:rsidRPr="00AC613E">
        <w:rPr>
          <w:rStyle w:val="Strong"/>
          <w:lang w:bidi="ar-EG"/>
        </w:rPr>
        <w:t xml:space="preserve"> with an Italian bronze top </w:t>
      </w:r>
    </w:p>
    <w:p w:rsidR="00AC613E" w:rsidRPr="00AC613E" w:rsidRDefault="00AC613E" w:rsidP="00AC613E">
      <w:pPr>
        <w:pStyle w:val="NormalWeb"/>
        <w:rPr>
          <w:rStyle w:val="Strong"/>
          <w:lang w:bidi="ar-EG"/>
        </w:rPr>
      </w:pPr>
      <w:r w:rsidRPr="00AC613E">
        <w:rPr>
          <w:rStyle w:val="Strong"/>
          <w:lang w:bidi="ar-EG"/>
        </w:rPr>
        <w:t>2.880,00 EGP The original price is: 2.880,00 EGP. 2.450,00 EGP The current price is: 2.450,00 EGP.</w:t>
      </w:r>
    </w:p>
    <w:p w:rsidR="00AC613E" w:rsidRPr="00AC613E" w:rsidRDefault="00AC613E" w:rsidP="00AC613E">
      <w:pPr>
        <w:pStyle w:val="NormalWeb"/>
        <w:rPr>
          <w:rStyle w:val="Strong"/>
          <w:lang w:bidi="ar-EG"/>
        </w:rPr>
      </w:pPr>
      <w:r w:rsidRPr="00AC613E">
        <w:rPr>
          <w:rStyle w:val="Strong"/>
          <w:lang w:bidi="ar-EG"/>
        </w:rPr>
        <w:t xml:space="preserve">Crystal and copper </w:t>
      </w:r>
      <w:proofErr w:type="spellStart"/>
      <w:r w:rsidRPr="00AC613E">
        <w:rPr>
          <w:rStyle w:val="Strong"/>
          <w:lang w:bidi="ar-EG"/>
        </w:rPr>
        <w:t>bonbonniere</w:t>
      </w:r>
      <w:proofErr w:type="spellEnd"/>
      <w:r w:rsidRPr="00AC613E">
        <w:rPr>
          <w:rStyle w:val="Strong"/>
          <w:lang w:bidi="ar-EG"/>
        </w:rPr>
        <w:t xml:space="preserve"> with an Italian bronze top</w:t>
      </w:r>
    </w:p>
    <w:p w:rsidR="00AC613E" w:rsidRPr="00AC613E" w:rsidRDefault="00AC613E" w:rsidP="00AC613E">
      <w:pPr>
        <w:pStyle w:val="NormalWeb"/>
        <w:rPr>
          <w:rStyle w:val="Strong"/>
          <w:lang w:bidi="ar-EG"/>
        </w:rPr>
      </w:pPr>
      <w:r w:rsidRPr="00AC613E">
        <w:rPr>
          <w:rStyle w:val="Strong"/>
          <w:lang w:bidi="ar-EG"/>
        </w:rPr>
        <w:t>Height 30cm, diameter 18cm</w:t>
      </w:r>
    </w:p>
    <w:p w:rsidR="00AC613E" w:rsidRDefault="00AC613E" w:rsidP="00AC613E">
      <w:pPr>
        <w:pStyle w:val="NormalWeb"/>
        <w:rPr>
          <w:rStyle w:val="Strong"/>
          <w:rFonts w:hint="cs"/>
          <w:rtl/>
          <w:lang w:bidi="ar-EG"/>
        </w:rPr>
      </w:pPr>
      <w:proofErr w:type="gramStart"/>
      <w:r w:rsidRPr="00AC613E">
        <w:rPr>
          <w:rStyle w:val="Strong"/>
          <w:lang w:bidi="ar-EG"/>
        </w:rPr>
        <w:t>10 year</w:t>
      </w:r>
      <w:proofErr w:type="gramEnd"/>
      <w:r w:rsidRPr="00AC613E">
        <w:rPr>
          <w:rStyle w:val="Strong"/>
          <w:lang w:bidi="ar-EG"/>
        </w:rPr>
        <w:t xml:space="preserve"> warranty</w:t>
      </w:r>
    </w:p>
    <w:p w:rsidR="00023BF0" w:rsidRDefault="00023BF0" w:rsidP="00023BF0">
      <w:pPr>
        <w:pStyle w:val="NormalWeb"/>
        <w:jc w:val="right"/>
      </w:pPr>
    </w:p>
    <w:p w:rsidR="00023BF0" w:rsidRDefault="00023BF0" w:rsidP="00023BF0">
      <w:pPr>
        <w:rPr>
          <w:lang w:bidi="ar-EG"/>
        </w:rPr>
      </w:pPr>
      <w:r>
        <w:rPr>
          <w:noProof/>
        </w:rPr>
        <w:drawing>
          <wp:inline distT="0" distB="0" distL="0" distR="0" wp14:anchorId="082DDB78" wp14:editId="62493BE5">
            <wp:extent cx="5274310" cy="5274310"/>
            <wp:effectExtent l="0" t="0" r="2540" b="2540"/>
            <wp:docPr id="40" name="Picture 40" descr="بونبونيرة نقش بوهيمي كريستال ونحاس حلزون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بونبونيرة نقش بوهيمي كريستال ونحاس حلزوني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BF0" w:rsidRDefault="00023BF0" w:rsidP="00023BF0">
      <w:pPr>
        <w:rPr>
          <w:lang w:bidi="ar-EG"/>
        </w:rPr>
      </w:pPr>
    </w:p>
    <w:p w:rsidR="00023BF0" w:rsidRDefault="00023BF0" w:rsidP="00023BF0">
      <w:pPr>
        <w:pStyle w:val="Heading1"/>
      </w:pPr>
      <w:proofErr w:type="spellStart"/>
      <w:r>
        <w:rPr>
          <w:rtl/>
        </w:rPr>
        <w:t>بونبونيرة</w:t>
      </w:r>
      <w:proofErr w:type="spellEnd"/>
      <w:r>
        <w:rPr>
          <w:rtl/>
        </w:rPr>
        <w:t xml:space="preserve"> نقش </w:t>
      </w:r>
      <w:proofErr w:type="spellStart"/>
      <w:r>
        <w:rPr>
          <w:rtl/>
        </w:rPr>
        <w:t>بوهيمي</w:t>
      </w:r>
      <w:proofErr w:type="spellEnd"/>
      <w:r>
        <w:rPr>
          <w:rtl/>
        </w:rPr>
        <w:t xml:space="preserve"> كريستال ونحاس حلزوني </w:t>
      </w:r>
    </w:p>
    <w:p w:rsidR="00023BF0" w:rsidRDefault="00023BF0" w:rsidP="00023BF0">
      <w:pPr>
        <w:pStyle w:val="price"/>
      </w:pPr>
      <w:del w:id="2" w:author="Unknown">
        <w:r>
          <w:rPr>
            <w:rStyle w:val="woocommerce-price-amount"/>
          </w:rPr>
          <w:delText>3.520,00 </w:delText>
        </w:r>
        <w:r>
          <w:rPr>
            <w:rStyle w:val="woocommerce-price-currencysymbol"/>
          </w:rPr>
          <w:delText>EGP</w:delText>
        </w:r>
      </w:del>
      <w:r>
        <w:t xml:space="preserve"> </w:t>
      </w:r>
      <w:r>
        <w:rPr>
          <w:rStyle w:val="screen-reader-text"/>
          <w:rtl/>
        </w:rPr>
        <w:t>السعر الأصلي هو: 3.520,00</w:t>
      </w:r>
      <w:r>
        <w:rPr>
          <w:rStyle w:val="screen-reader-text"/>
        </w:rPr>
        <w:t> EGP.</w:t>
      </w:r>
      <w:ins w:id="3" w:author="Unknown">
        <w:r>
          <w:rPr>
            <w:rStyle w:val="woocommerce-price-amount"/>
          </w:rPr>
          <w:t>3.000,00 </w:t>
        </w:r>
        <w:r>
          <w:rPr>
            <w:rStyle w:val="woocommerce-price-currencysymbol"/>
          </w:rPr>
          <w:t>EGP</w:t>
        </w:r>
      </w:ins>
      <w:r>
        <w:rPr>
          <w:rStyle w:val="screen-reader-text"/>
          <w:rtl/>
        </w:rPr>
        <w:t>السعر الحالي هو: 3.000,00</w:t>
      </w:r>
      <w:r>
        <w:rPr>
          <w:rStyle w:val="screen-reader-text"/>
        </w:rPr>
        <w:t> EGP.</w:t>
      </w:r>
    </w:p>
    <w:p w:rsidR="00023BF0" w:rsidRDefault="00023BF0" w:rsidP="00023BF0">
      <w:pPr>
        <w:pStyle w:val="Heading4"/>
        <w:jc w:val="right"/>
      </w:pPr>
      <w:proofErr w:type="spellStart"/>
      <w:r>
        <w:rPr>
          <w:rStyle w:val="Strong"/>
          <w:b w:val="0"/>
          <w:bCs w:val="0"/>
          <w:color w:val="993300"/>
          <w:rtl/>
        </w:rPr>
        <w:t>بونبونيرة</w:t>
      </w:r>
      <w:proofErr w:type="spellEnd"/>
      <w:r>
        <w:rPr>
          <w:rStyle w:val="Strong"/>
          <w:b w:val="0"/>
          <w:bCs w:val="0"/>
          <w:color w:val="993300"/>
          <w:rtl/>
        </w:rPr>
        <w:t xml:space="preserve"> نقش </w:t>
      </w:r>
      <w:proofErr w:type="spellStart"/>
      <w:r>
        <w:rPr>
          <w:rStyle w:val="Strong"/>
          <w:b w:val="0"/>
          <w:bCs w:val="0"/>
          <w:color w:val="993300"/>
          <w:rtl/>
        </w:rPr>
        <w:t>بوهيمي</w:t>
      </w:r>
      <w:proofErr w:type="spellEnd"/>
      <w:r>
        <w:rPr>
          <w:rStyle w:val="Strong"/>
          <w:b w:val="0"/>
          <w:bCs w:val="0"/>
          <w:color w:val="993300"/>
          <w:rtl/>
        </w:rPr>
        <w:t xml:space="preserve"> كريستال ونحاس حلزوني</w:t>
      </w:r>
    </w:p>
    <w:p w:rsidR="00023BF0" w:rsidRDefault="00023BF0" w:rsidP="00023BF0">
      <w:pPr>
        <w:pStyle w:val="NormalWeb"/>
        <w:jc w:val="right"/>
        <w:rPr>
          <w:rStyle w:val="Strong"/>
          <w:rtl/>
        </w:rPr>
      </w:pPr>
      <w:r>
        <w:rPr>
          <w:rStyle w:val="Strong"/>
          <w:rtl/>
        </w:rPr>
        <w:t>ارتفاع 29سم قطر 16سم</w:t>
      </w:r>
      <w:r>
        <w:br/>
      </w:r>
      <w:r>
        <w:rPr>
          <w:rStyle w:val="Strong"/>
          <w:rtl/>
        </w:rPr>
        <w:t>ضمان 10 سنوات</w:t>
      </w:r>
    </w:p>
    <w:p w:rsidR="00AC613E" w:rsidRPr="00AC613E" w:rsidRDefault="00AC613E" w:rsidP="00AC613E">
      <w:pPr>
        <w:pStyle w:val="NormalWeb"/>
        <w:rPr>
          <w:rStyle w:val="Strong"/>
          <w:lang w:bidi="ar-EG"/>
        </w:rPr>
      </w:pPr>
      <w:r w:rsidRPr="00AC613E">
        <w:rPr>
          <w:rStyle w:val="Strong"/>
          <w:lang w:bidi="ar-EG"/>
        </w:rPr>
        <w:t xml:space="preserve">Bohemian Crystal and Brass Spiral Pattern </w:t>
      </w:r>
      <w:proofErr w:type="spellStart"/>
      <w:r w:rsidRPr="00AC613E">
        <w:rPr>
          <w:rStyle w:val="Strong"/>
          <w:lang w:bidi="ar-EG"/>
        </w:rPr>
        <w:t>Bonbonniere</w:t>
      </w:r>
      <w:proofErr w:type="spellEnd"/>
      <w:r w:rsidRPr="00AC613E">
        <w:rPr>
          <w:rStyle w:val="Strong"/>
          <w:lang w:bidi="ar-EG"/>
        </w:rPr>
        <w:t xml:space="preserve"> </w:t>
      </w:r>
    </w:p>
    <w:p w:rsidR="00AC613E" w:rsidRPr="00AC613E" w:rsidRDefault="00AC613E" w:rsidP="00AC613E">
      <w:pPr>
        <w:pStyle w:val="NormalWeb"/>
        <w:rPr>
          <w:rStyle w:val="Strong"/>
          <w:lang w:bidi="ar-EG"/>
        </w:rPr>
      </w:pPr>
      <w:r w:rsidRPr="00AC613E">
        <w:rPr>
          <w:rStyle w:val="Strong"/>
          <w:lang w:bidi="ar-EG"/>
        </w:rPr>
        <w:t>3.520.00 EGP The original price is: 3.520.00 EGP. 3.000.00 EGP The current price is: 3.000.00 EGP.</w:t>
      </w:r>
    </w:p>
    <w:p w:rsidR="00AC613E" w:rsidRPr="00AC613E" w:rsidRDefault="00AC613E" w:rsidP="00AC613E">
      <w:pPr>
        <w:pStyle w:val="NormalWeb"/>
        <w:rPr>
          <w:rStyle w:val="Strong"/>
          <w:lang w:bidi="ar-EG"/>
        </w:rPr>
      </w:pPr>
      <w:r w:rsidRPr="00AC613E">
        <w:rPr>
          <w:rStyle w:val="Strong"/>
          <w:lang w:bidi="ar-EG"/>
        </w:rPr>
        <w:t xml:space="preserve">Bohemian Crystal and Brass Spiral Pattern </w:t>
      </w:r>
      <w:proofErr w:type="spellStart"/>
      <w:r w:rsidRPr="00AC613E">
        <w:rPr>
          <w:rStyle w:val="Strong"/>
          <w:lang w:bidi="ar-EG"/>
        </w:rPr>
        <w:t>Bonbonniere</w:t>
      </w:r>
      <w:proofErr w:type="spellEnd"/>
    </w:p>
    <w:p w:rsidR="00AC613E" w:rsidRPr="00AC613E" w:rsidRDefault="00AC613E" w:rsidP="00AC613E">
      <w:pPr>
        <w:pStyle w:val="NormalWeb"/>
        <w:rPr>
          <w:rStyle w:val="Strong"/>
          <w:lang w:bidi="ar-EG"/>
        </w:rPr>
      </w:pPr>
      <w:r w:rsidRPr="00AC613E">
        <w:rPr>
          <w:rStyle w:val="Strong"/>
          <w:lang w:bidi="ar-EG"/>
        </w:rPr>
        <w:t>Height 29cm, diameter 16cm</w:t>
      </w:r>
    </w:p>
    <w:p w:rsidR="00AC613E" w:rsidRDefault="00AC613E" w:rsidP="00AC613E">
      <w:pPr>
        <w:pStyle w:val="NormalWeb"/>
        <w:rPr>
          <w:rStyle w:val="Strong"/>
          <w:rtl/>
          <w:lang w:bidi="ar-EG"/>
        </w:rPr>
      </w:pPr>
      <w:proofErr w:type="gramStart"/>
      <w:r w:rsidRPr="00AC613E">
        <w:rPr>
          <w:rStyle w:val="Strong"/>
          <w:lang w:bidi="ar-EG"/>
        </w:rPr>
        <w:t>10 year</w:t>
      </w:r>
      <w:proofErr w:type="gramEnd"/>
      <w:r w:rsidRPr="00AC613E">
        <w:rPr>
          <w:rStyle w:val="Strong"/>
          <w:lang w:bidi="ar-EG"/>
        </w:rPr>
        <w:t xml:space="preserve"> warranty</w:t>
      </w:r>
    </w:p>
    <w:p w:rsidR="00023BF0" w:rsidRDefault="00023BF0" w:rsidP="00023BF0">
      <w:pPr>
        <w:rPr>
          <w:lang w:bidi="ar-EG"/>
        </w:rPr>
      </w:pPr>
      <w:r>
        <w:rPr>
          <w:noProof/>
        </w:rPr>
        <w:drawing>
          <wp:inline distT="0" distB="0" distL="0" distR="0" wp14:anchorId="531F099F" wp14:editId="68C10ACD">
            <wp:extent cx="5274310" cy="5274310"/>
            <wp:effectExtent l="0" t="0" r="2540" b="2540"/>
            <wp:docPr id="21" name="Picture 21" descr="بونبونيرة كريستال ونحاس نجمة برونز ايطال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بونبونيرة كريستال ونحاس نجمة برونز ايطالي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BF0" w:rsidRDefault="00023BF0" w:rsidP="00023BF0">
      <w:pPr>
        <w:rPr>
          <w:lang w:bidi="ar-EG"/>
        </w:rPr>
      </w:pPr>
    </w:p>
    <w:p w:rsidR="00023BF0" w:rsidRDefault="00023BF0" w:rsidP="00023BF0">
      <w:pPr>
        <w:pStyle w:val="Heading1"/>
      </w:pPr>
      <w:proofErr w:type="spellStart"/>
      <w:r>
        <w:rPr>
          <w:rtl/>
        </w:rPr>
        <w:t>بونبونيرة</w:t>
      </w:r>
      <w:proofErr w:type="spellEnd"/>
      <w:r>
        <w:rPr>
          <w:rtl/>
        </w:rPr>
        <w:t xml:space="preserve"> كريستال ونحاس نجمة برونز ايطالي </w:t>
      </w:r>
    </w:p>
    <w:p w:rsidR="00023BF0" w:rsidRDefault="00023BF0" w:rsidP="00023BF0">
      <w:pPr>
        <w:pStyle w:val="price"/>
      </w:pPr>
      <w:del w:id="4" w:author="Unknown">
        <w:r>
          <w:rPr>
            <w:rStyle w:val="woocommerce-price-amount"/>
          </w:rPr>
          <w:delText>2.990,00 </w:delText>
        </w:r>
        <w:r>
          <w:rPr>
            <w:rStyle w:val="woocommerce-price-currencysymbol"/>
          </w:rPr>
          <w:delText>EGP</w:delText>
        </w:r>
      </w:del>
      <w:r>
        <w:t xml:space="preserve"> </w:t>
      </w:r>
      <w:r>
        <w:rPr>
          <w:rStyle w:val="screen-reader-text"/>
          <w:rtl/>
        </w:rPr>
        <w:t>السعر الأصلي هو: 2.990,00</w:t>
      </w:r>
      <w:r>
        <w:rPr>
          <w:rStyle w:val="screen-reader-text"/>
        </w:rPr>
        <w:t> EGP.</w:t>
      </w:r>
      <w:ins w:id="5" w:author="Unknown">
        <w:r>
          <w:rPr>
            <w:rStyle w:val="woocommerce-price-amount"/>
          </w:rPr>
          <w:t>2.500,00 </w:t>
        </w:r>
        <w:r>
          <w:rPr>
            <w:rStyle w:val="woocommerce-price-currencysymbol"/>
          </w:rPr>
          <w:t>EGP</w:t>
        </w:r>
      </w:ins>
      <w:r>
        <w:rPr>
          <w:rStyle w:val="screen-reader-text"/>
          <w:rtl/>
        </w:rPr>
        <w:t>السعر الحالي هو: 2.500,00</w:t>
      </w:r>
      <w:r>
        <w:rPr>
          <w:rStyle w:val="screen-reader-text"/>
        </w:rPr>
        <w:t> EGP.</w:t>
      </w:r>
    </w:p>
    <w:p w:rsidR="00023BF0" w:rsidRDefault="00023BF0" w:rsidP="00023BF0">
      <w:pPr>
        <w:pStyle w:val="Heading4"/>
        <w:jc w:val="right"/>
      </w:pPr>
      <w:proofErr w:type="spellStart"/>
      <w:r>
        <w:rPr>
          <w:rStyle w:val="Strong"/>
          <w:b w:val="0"/>
          <w:bCs w:val="0"/>
          <w:color w:val="993300"/>
          <w:rtl/>
        </w:rPr>
        <w:t>بونبونيرة</w:t>
      </w:r>
      <w:proofErr w:type="spellEnd"/>
      <w:r>
        <w:rPr>
          <w:rStyle w:val="Strong"/>
          <w:b w:val="0"/>
          <w:bCs w:val="0"/>
          <w:color w:val="993300"/>
          <w:rtl/>
        </w:rPr>
        <w:t xml:space="preserve"> كريستال ونحاس نجمة برونز ايطالي</w:t>
      </w:r>
    </w:p>
    <w:p w:rsidR="00023BF0" w:rsidRDefault="00023BF0" w:rsidP="00023BF0">
      <w:pPr>
        <w:pStyle w:val="NormalWeb"/>
        <w:jc w:val="right"/>
        <w:rPr>
          <w:rStyle w:val="Strong"/>
          <w:rtl/>
        </w:rPr>
      </w:pPr>
      <w:r>
        <w:rPr>
          <w:rStyle w:val="Strong"/>
          <w:rtl/>
        </w:rPr>
        <w:t>ارتفاع 26سم قطر 13سم</w:t>
      </w:r>
      <w:r>
        <w:br/>
      </w:r>
      <w:r>
        <w:rPr>
          <w:rStyle w:val="Strong"/>
          <w:rtl/>
        </w:rPr>
        <w:t>ضمان 10 سنوات</w:t>
      </w:r>
    </w:p>
    <w:p w:rsidR="00AC613E" w:rsidRDefault="00AC613E" w:rsidP="00AC613E">
      <w:pPr>
        <w:pStyle w:val="NormalWeb"/>
      </w:pPr>
      <w:proofErr w:type="spellStart"/>
      <w:r>
        <w:t>Bonbonniere</w:t>
      </w:r>
      <w:proofErr w:type="spellEnd"/>
      <w:r>
        <w:t xml:space="preserve">, crystal and copper, an Italian bronze star </w:t>
      </w:r>
    </w:p>
    <w:p w:rsidR="00AC613E" w:rsidRDefault="00AC613E" w:rsidP="00AC613E">
      <w:pPr>
        <w:pStyle w:val="NormalWeb"/>
      </w:pPr>
      <w:r>
        <w:t>2.990.00 EGP The original price is: 2.990.00 EGP. 2.500.00 EGP The current price is: 2.500.00 EGP.</w:t>
      </w:r>
    </w:p>
    <w:p w:rsidR="00AC613E" w:rsidRDefault="00AC613E" w:rsidP="00AC613E">
      <w:pPr>
        <w:pStyle w:val="NormalWeb"/>
      </w:pPr>
      <w:proofErr w:type="spellStart"/>
      <w:r>
        <w:t>Bonbonniere</w:t>
      </w:r>
      <w:proofErr w:type="spellEnd"/>
      <w:r>
        <w:t>, crystal and copper, an Italian bronze star</w:t>
      </w:r>
    </w:p>
    <w:p w:rsidR="00AC613E" w:rsidRDefault="00AC613E" w:rsidP="00AC613E">
      <w:pPr>
        <w:pStyle w:val="NormalWeb"/>
      </w:pPr>
      <w:r>
        <w:t>Height 26cm, diameter 13cm</w:t>
      </w:r>
    </w:p>
    <w:p w:rsidR="00AC613E" w:rsidRDefault="00AC613E" w:rsidP="00AC613E">
      <w:pPr>
        <w:pStyle w:val="NormalWeb"/>
      </w:pPr>
      <w:proofErr w:type="gramStart"/>
      <w:r>
        <w:t>10 year</w:t>
      </w:r>
      <w:proofErr w:type="gramEnd"/>
      <w:r>
        <w:t xml:space="preserve"> warranty</w:t>
      </w:r>
    </w:p>
    <w:p w:rsidR="00023BF0" w:rsidRDefault="00023BF0" w:rsidP="00023BF0">
      <w:pPr>
        <w:pStyle w:val="NormalWeb"/>
        <w:jc w:val="right"/>
      </w:pPr>
    </w:p>
    <w:p w:rsidR="00023BF0" w:rsidRDefault="00023BF0" w:rsidP="00023BF0">
      <w:pPr>
        <w:rPr>
          <w:lang w:bidi="ar-EG"/>
        </w:rPr>
      </w:pPr>
      <w:r>
        <w:rPr>
          <w:noProof/>
        </w:rPr>
        <w:drawing>
          <wp:inline distT="0" distB="0" distL="0" distR="0" wp14:anchorId="5D6DD861" wp14:editId="5A12E62A">
            <wp:extent cx="5274310" cy="5274310"/>
            <wp:effectExtent l="0" t="0" r="2540" b="2540"/>
            <wp:docPr id="35" name="Picture 35" descr="بونبونيرة كريستال ونحاس شجر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بونبونيرة كريستال ونحاس شجرة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BF0" w:rsidRDefault="00023BF0" w:rsidP="00023BF0">
      <w:pPr>
        <w:rPr>
          <w:lang w:bidi="ar-EG"/>
        </w:rPr>
      </w:pPr>
    </w:p>
    <w:p w:rsidR="00023BF0" w:rsidRDefault="00023BF0" w:rsidP="00023BF0">
      <w:pPr>
        <w:pStyle w:val="Heading1"/>
      </w:pPr>
      <w:proofErr w:type="spellStart"/>
      <w:r>
        <w:rPr>
          <w:rtl/>
        </w:rPr>
        <w:t>بونبونيرة</w:t>
      </w:r>
      <w:proofErr w:type="spellEnd"/>
      <w:r>
        <w:rPr>
          <w:rtl/>
        </w:rPr>
        <w:t xml:space="preserve"> كريستال ونحاس شجرة </w:t>
      </w:r>
    </w:p>
    <w:p w:rsidR="00023BF0" w:rsidRDefault="00023BF0" w:rsidP="00023BF0">
      <w:pPr>
        <w:pStyle w:val="price"/>
      </w:pPr>
      <w:del w:id="6" w:author="Unknown">
        <w:r>
          <w:rPr>
            <w:rStyle w:val="woocommerce-price-amount"/>
          </w:rPr>
          <w:delText>3.730,00 </w:delText>
        </w:r>
        <w:r>
          <w:rPr>
            <w:rStyle w:val="woocommerce-price-currencysymbol"/>
          </w:rPr>
          <w:delText>EGP</w:delText>
        </w:r>
      </w:del>
      <w:r>
        <w:t xml:space="preserve"> </w:t>
      </w:r>
      <w:r>
        <w:rPr>
          <w:rStyle w:val="screen-reader-text"/>
          <w:rtl/>
        </w:rPr>
        <w:t>السعر الأصلي هو: 3.730,00</w:t>
      </w:r>
      <w:r>
        <w:rPr>
          <w:rStyle w:val="screen-reader-text"/>
        </w:rPr>
        <w:t> EGP.</w:t>
      </w:r>
      <w:ins w:id="7" w:author="Unknown">
        <w:r>
          <w:rPr>
            <w:rStyle w:val="woocommerce-price-amount"/>
          </w:rPr>
          <w:t>3.180,00 </w:t>
        </w:r>
        <w:r>
          <w:rPr>
            <w:rStyle w:val="woocommerce-price-currencysymbol"/>
          </w:rPr>
          <w:t>EGP</w:t>
        </w:r>
      </w:ins>
      <w:r>
        <w:rPr>
          <w:rStyle w:val="screen-reader-text"/>
          <w:rtl/>
        </w:rPr>
        <w:t>السعر الحالي هو: 3.180,00</w:t>
      </w:r>
      <w:r>
        <w:rPr>
          <w:rStyle w:val="screen-reader-text"/>
        </w:rPr>
        <w:t> EGP.</w:t>
      </w:r>
    </w:p>
    <w:p w:rsidR="00023BF0" w:rsidRDefault="00023BF0" w:rsidP="00023BF0">
      <w:pPr>
        <w:pStyle w:val="Heading4"/>
      </w:pPr>
      <w:proofErr w:type="spellStart"/>
      <w:r>
        <w:rPr>
          <w:rStyle w:val="Strong"/>
          <w:b w:val="0"/>
          <w:bCs w:val="0"/>
          <w:color w:val="993300"/>
          <w:rtl/>
        </w:rPr>
        <w:t>بونبونيرة</w:t>
      </w:r>
      <w:proofErr w:type="spellEnd"/>
      <w:r>
        <w:rPr>
          <w:rStyle w:val="Strong"/>
          <w:b w:val="0"/>
          <w:bCs w:val="0"/>
          <w:color w:val="993300"/>
          <w:rtl/>
        </w:rPr>
        <w:t xml:space="preserve"> كريستال ونحاس شجرة</w:t>
      </w:r>
    </w:p>
    <w:p w:rsidR="00023BF0" w:rsidRDefault="00023BF0" w:rsidP="00023BF0">
      <w:pPr>
        <w:pStyle w:val="NormalWeb"/>
      </w:pPr>
      <w:r>
        <w:rPr>
          <w:rtl/>
        </w:rPr>
        <w:t xml:space="preserve">مطعمة </w:t>
      </w:r>
      <w:proofErr w:type="spellStart"/>
      <w:r>
        <w:rPr>
          <w:rtl/>
        </w:rPr>
        <w:t>بجراندة</w:t>
      </w:r>
      <w:proofErr w:type="spellEnd"/>
      <w:r>
        <w:rPr>
          <w:rtl/>
        </w:rPr>
        <w:t xml:space="preserve"> من النحاس الشمع</w:t>
      </w:r>
      <w:r>
        <w:br/>
      </w:r>
      <w:r>
        <w:rPr>
          <w:rtl/>
        </w:rPr>
        <w:t>ارتفاع 30سم قطر 20سم</w:t>
      </w:r>
      <w:r>
        <w:br/>
      </w:r>
      <w:r>
        <w:rPr>
          <w:rtl/>
        </w:rPr>
        <w:t>ضمان لمدة ١٠ سنوات</w:t>
      </w:r>
    </w:p>
    <w:p w:rsidR="00AC613E" w:rsidRDefault="00AC613E" w:rsidP="00AC613E">
      <w:pPr>
        <w:pStyle w:val="NormalWeb"/>
        <w:rPr>
          <w:lang w:bidi="ar-EG"/>
        </w:rPr>
      </w:pPr>
      <w:proofErr w:type="spellStart"/>
      <w:r>
        <w:rPr>
          <w:lang w:bidi="ar-EG"/>
        </w:rPr>
        <w:t>Bonbonniere</w:t>
      </w:r>
      <w:proofErr w:type="spellEnd"/>
      <w:r>
        <w:rPr>
          <w:lang w:bidi="ar-EG"/>
        </w:rPr>
        <w:t xml:space="preserve"> Crystal and Copper Tree </w:t>
      </w:r>
    </w:p>
    <w:p w:rsidR="00AC613E" w:rsidRDefault="00AC613E" w:rsidP="00AC613E">
      <w:pPr>
        <w:pStyle w:val="NormalWeb"/>
        <w:rPr>
          <w:lang w:bidi="ar-EG"/>
        </w:rPr>
      </w:pPr>
      <w:r>
        <w:rPr>
          <w:lang w:bidi="ar-EG"/>
        </w:rPr>
        <w:t>3.730,00 EGP The original price is: 3.730,00 EGP. 3.180,00 EGP The current price is: 3.180,00 EGP.</w:t>
      </w:r>
    </w:p>
    <w:p w:rsidR="00AC613E" w:rsidRDefault="00AC613E" w:rsidP="00AC613E">
      <w:pPr>
        <w:pStyle w:val="NormalWeb"/>
        <w:rPr>
          <w:lang w:bidi="ar-EG"/>
        </w:rPr>
      </w:pPr>
      <w:proofErr w:type="spellStart"/>
      <w:r>
        <w:rPr>
          <w:lang w:bidi="ar-EG"/>
        </w:rPr>
        <w:t>Bonbonniere</w:t>
      </w:r>
      <w:proofErr w:type="spellEnd"/>
      <w:r>
        <w:rPr>
          <w:lang w:bidi="ar-EG"/>
        </w:rPr>
        <w:t xml:space="preserve"> Crystal and Copper Tree</w:t>
      </w:r>
    </w:p>
    <w:p w:rsidR="00AC613E" w:rsidRDefault="00AC613E" w:rsidP="00AC613E">
      <w:pPr>
        <w:pStyle w:val="NormalWeb"/>
        <w:rPr>
          <w:lang w:bidi="ar-EG"/>
        </w:rPr>
      </w:pPr>
      <w:r>
        <w:rPr>
          <w:lang w:bidi="ar-EG"/>
        </w:rPr>
        <w:t>Inlaid with a granite of waxed brass</w:t>
      </w:r>
    </w:p>
    <w:p w:rsidR="00AC613E" w:rsidRDefault="00AC613E" w:rsidP="00AC613E">
      <w:pPr>
        <w:pStyle w:val="NormalWeb"/>
        <w:rPr>
          <w:lang w:bidi="ar-EG"/>
        </w:rPr>
      </w:pPr>
      <w:r>
        <w:rPr>
          <w:lang w:bidi="ar-EG"/>
        </w:rPr>
        <w:t>Height 30cm, diameter 20cm</w:t>
      </w:r>
    </w:p>
    <w:p w:rsidR="00023BF0" w:rsidRDefault="00AC613E" w:rsidP="00AC613E">
      <w:pPr>
        <w:pStyle w:val="NormalWeb"/>
        <w:rPr>
          <w:rFonts w:hint="cs"/>
          <w:lang w:bidi="ar-EG"/>
        </w:rPr>
      </w:pPr>
      <w:proofErr w:type="gramStart"/>
      <w:r>
        <w:rPr>
          <w:lang w:bidi="ar-EG"/>
        </w:rPr>
        <w:t>10 year</w:t>
      </w:r>
      <w:proofErr w:type="gramEnd"/>
      <w:r>
        <w:rPr>
          <w:lang w:bidi="ar-EG"/>
        </w:rPr>
        <w:t xml:space="preserve"> warranty</w:t>
      </w:r>
    </w:p>
    <w:p w:rsidR="00023BF0" w:rsidRDefault="00023BF0" w:rsidP="00023BF0">
      <w:pPr>
        <w:pStyle w:val="NormalWeb"/>
        <w:jc w:val="right"/>
        <w:rPr>
          <w:rFonts w:hint="cs"/>
          <w:lang w:bidi="ar-EG"/>
        </w:rPr>
      </w:pPr>
    </w:p>
    <w:p w:rsidR="00023BF0" w:rsidRDefault="00023BF0" w:rsidP="00023BF0">
      <w:pPr>
        <w:rPr>
          <w:lang w:bidi="ar-EG"/>
        </w:rPr>
      </w:pPr>
    </w:p>
    <w:p w:rsidR="00023BF0" w:rsidRDefault="00023BF0" w:rsidP="00023BF0">
      <w:pPr>
        <w:rPr>
          <w:lang w:bidi="ar-EG"/>
        </w:rPr>
      </w:pPr>
      <w:r>
        <w:rPr>
          <w:noProof/>
        </w:rPr>
        <w:drawing>
          <wp:inline distT="0" distB="0" distL="0" distR="0" wp14:anchorId="09682863" wp14:editId="7BE21AA7">
            <wp:extent cx="5274310" cy="5274310"/>
            <wp:effectExtent l="0" t="0" r="2540" b="2540"/>
            <wp:docPr id="20" name="Picture 20" descr="شيالة كريستال ونحاس اكس برونز ايطال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شيالة كريستال ونحاس اكس برونز ايطالي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BF0" w:rsidRDefault="00023BF0" w:rsidP="00023BF0">
      <w:pPr>
        <w:rPr>
          <w:lang w:bidi="ar-EG"/>
        </w:rPr>
      </w:pPr>
    </w:p>
    <w:p w:rsidR="00023BF0" w:rsidRDefault="00023BF0" w:rsidP="00023BF0">
      <w:pPr>
        <w:pStyle w:val="Heading1"/>
      </w:pPr>
      <w:r>
        <w:rPr>
          <w:rtl/>
        </w:rPr>
        <w:t xml:space="preserve">شيالة كريستال ونحاس اكس برونز ايطالي </w:t>
      </w:r>
    </w:p>
    <w:p w:rsidR="00023BF0" w:rsidRDefault="00023BF0" w:rsidP="00023BF0">
      <w:pPr>
        <w:pStyle w:val="price"/>
      </w:pPr>
      <w:del w:id="8" w:author="Unknown">
        <w:r>
          <w:rPr>
            <w:rStyle w:val="woocommerce-price-amount"/>
          </w:rPr>
          <w:delText>3.770,00 </w:delText>
        </w:r>
        <w:r>
          <w:rPr>
            <w:rStyle w:val="woocommerce-price-currencysymbol"/>
          </w:rPr>
          <w:delText>EGP</w:delText>
        </w:r>
      </w:del>
      <w:r>
        <w:t xml:space="preserve"> </w:t>
      </w:r>
      <w:r>
        <w:rPr>
          <w:rStyle w:val="screen-reader-text"/>
          <w:rtl/>
        </w:rPr>
        <w:t>السعر الأصلي هو: 3.770,00</w:t>
      </w:r>
      <w:r>
        <w:rPr>
          <w:rStyle w:val="screen-reader-text"/>
        </w:rPr>
        <w:t> EGP.</w:t>
      </w:r>
      <w:ins w:id="9" w:author="Unknown">
        <w:r>
          <w:rPr>
            <w:rStyle w:val="woocommerce-price-amount"/>
          </w:rPr>
          <w:t>3.210,00 </w:t>
        </w:r>
        <w:r>
          <w:rPr>
            <w:rStyle w:val="woocommerce-price-currencysymbol"/>
          </w:rPr>
          <w:t>EGP</w:t>
        </w:r>
      </w:ins>
      <w:r>
        <w:rPr>
          <w:rStyle w:val="screen-reader-text"/>
          <w:rtl/>
        </w:rPr>
        <w:t>السعر الحالي هو: 3.210,00</w:t>
      </w:r>
      <w:r>
        <w:rPr>
          <w:rStyle w:val="screen-reader-text"/>
        </w:rPr>
        <w:t> EGP.</w:t>
      </w:r>
    </w:p>
    <w:p w:rsidR="00023BF0" w:rsidRDefault="00023BF0" w:rsidP="00023BF0">
      <w:pPr>
        <w:pStyle w:val="Heading4"/>
        <w:jc w:val="right"/>
      </w:pPr>
      <w:r>
        <w:rPr>
          <w:rStyle w:val="Strong"/>
          <w:b w:val="0"/>
          <w:bCs w:val="0"/>
          <w:color w:val="993300"/>
          <w:rtl/>
        </w:rPr>
        <w:t>شيالة كريستال ونحاس اكس برونز ايطالي</w:t>
      </w:r>
    </w:p>
    <w:p w:rsidR="00023BF0" w:rsidRDefault="00023BF0" w:rsidP="00023BF0">
      <w:pPr>
        <w:pStyle w:val="NormalWeb"/>
        <w:jc w:val="right"/>
        <w:rPr>
          <w:rStyle w:val="Strong"/>
          <w:rtl/>
          <w:lang w:bidi="ar-EG"/>
        </w:rPr>
      </w:pPr>
      <w:r>
        <w:rPr>
          <w:rStyle w:val="Strong"/>
          <w:rtl/>
        </w:rPr>
        <w:t>ارتفاع 45سم قطر 35سم</w:t>
      </w:r>
      <w:r>
        <w:br/>
      </w:r>
      <w:r>
        <w:rPr>
          <w:rStyle w:val="Strong"/>
          <w:rtl/>
        </w:rPr>
        <w:t>ضمان 10 سنوات</w:t>
      </w:r>
    </w:p>
    <w:p w:rsidR="00AC613E" w:rsidRDefault="00AC613E" w:rsidP="00AC613E">
      <w:pPr>
        <w:pStyle w:val="NormalWeb"/>
        <w:rPr>
          <w:lang w:bidi="ar-EG"/>
        </w:rPr>
      </w:pPr>
      <w:r>
        <w:rPr>
          <w:lang w:bidi="ar-EG"/>
        </w:rPr>
        <w:t xml:space="preserve">Italian crystal and brass x bronze rack </w:t>
      </w:r>
    </w:p>
    <w:p w:rsidR="00AC613E" w:rsidRDefault="00AC613E" w:rsidP="00AC613E">
      <w:pPr>
        <w:pStyle w:val="NormalWeb"/>
        <w:rPr>
          <w:lang w:bidi="ar-EG"/>
        </w:rPr>
      </w:pPr>
      <w:r>
        <w:rPr>
          <w:lang w:bidi="ar-EG"/>
        </w:rPr>
        <w:t>3.770,00 EGP The original price is: 3.770,00 EGP. 3.210,00 EGP The current price is: 3.210,00 EGP.</w:t>
      </w:r>
    </w:p>
    <w:p w:rsidR="00AC613E" w:rsidRDefault="00AC613E" w:rsidP="00AC613E">
      <w:pPr>
        <w:pStyle w:val="NormalWeb"/>
        <w:rPr>
          <w:lang w:bidi="ar-EG"/>
        </w:rPr>
      </w:pPr>
      <w:r>
        <w:rPr>
          <w:lang w:bidi="ar-EG"/>
        </w:rPr>
        <w:t>Italian crystal and brass x bronze rack</w:t>
      </w:r>
    </w:p>
    <w:p w:rsidR="00AC613E" w:rsidRDefault="00AC613E" w:rsidP="00AC613E">
      <w:pPr>
        <w:pStyle w:val="NormalWeb"/>
        <w:rPr>
          <w:lang w:bidi="ar-EG"/>
        </w:rPr>
      </w:pPr>
      <w:r>
        <w:rPr>
          <w:lang w:bidi="ar-EG"/>
        </w:rPr>
        <w:t>Height 45cm, diameter 35cm</w:t>
      </w:r>
    </w:p>
    <w:p w:rsidR="00AC613E" w:rsidRDefault="00AC613E" w:rsidP="00AC613E">
      <w:pPr>
        <w:pStyle w:val="NormalWeb"/>
        <w:rPr>
          <w:rFonts w:hint="cs"/>
          <w:lang w:bidi="ar-EG"/>
        </w:rPr>
      </w:pPr>
      <w:proofErr w:type="gramStart"/>
      <w:r>
        <w:rPr>
          <w:lang w:bidi="ar-EG"/>
        </w:rPr>
        <w:t>10 year</w:t>
      </w:r>
      <w:proofErr w:type="gramEnd"/>
      <w:r>
        <w:rPr>
          <w:lang w:bidi="ar-EG"/>
        </w:rPr>
        <w:t xml:space="preserve"> warranty</w:t>
      </w:r>
    </w:p>
    <w:p w:rsidR="00023BF0" w:rsidRDefault="00023BF0" w:rsidP="00023BF0">
      <w:pPr>
        <w:rPr>
          <w:lang w:bidi="ar-EG"/>
        </w:rPr>
      </w:pPr>
      <w:r>
        <w:rPr>
          <w:noProof/>
        </w:rPr>
        <w:drawing>
          <wp:inline distT="0" distB="0" distL="0" distR="0" wp14:anchorId="2108439F" wp14:editId="5516E73A">
            <wp:extent cx="5274310" cy="5274310"/>
            <wp:effectExtent l="0" t="0" r="2540" b="2540"/>
            <wp:docPr id="22" name="Picture 22" descr="طبق كريستال ونحاس 2 يد برونز ايطال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طبق كريستال ونحاس 2 يد برونز ايطالي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BF0" w:rsidRDefault="00023BF0" w:rsidP="00023BF0">
      <w:pPr>
        <w:rPr>
          <w:lang w:bidi="ar-EG"/>
        </w:rPr>
      </w:pPr>
    </w:p>
    <w:p w:rsidR="00023BF0" w:rsidRDefault="00023BF0" w:rsidP="00023BF0">
      <w:pPr>
        <w:pStyle w:val="Heading1"/>
      </w:pPr>
      <w:r>
        <w:rPr>
          <w:rtl/>
        </w:rPr>
        <w:t xml:space="preserve">طبق كريستال ونحاس 2 يد برونز ايطالي </w:t>
      </w:r>
    </w:p>
    <w:p w:rsidR="00023BF0" w:rsidRDefault="00023BF0" w:rsidP="00023BF0">
      <w:pPr>
        <w:pStyle w:val="price"/>
      </w:pPr>
      <w:del w:id="10" w:author="Unknown">
        <w:r>
          <w:rPr>
            <w:rStyle w:val="woocommerce-price-amount"/>
          </w:rPr>
          <w:delText>5.080,00 </w:delText>
        </w:r>
        <w:r>
          <w:rPr>
            <w:rStyle w:val="woocommerce-price-currencysymbol"/>
          </w:rPr>
          <w:delText>EGP</w:delText>
        </w:r>
      </w:del>
      <w:r>
        <w:t xml:space="preserve"> </w:t>
      </w:r>
      <w:r>
        <w:rPr>
          <w:rStyle w:val="screen-reader-text"/>
          <w:rtl/>
        </w:rPr>
        <w:t>السعر الأصلي هو: 5.080,00</w:t>
      </w:r>
      <w:r>
        <w:rPr>
          <w:rStyle w:val="screen-reader-text"/>
        </w:rPr>
        <w:t> EGP.</w:t>
      </w:r>
      <w:ins w:id="11" w:author="Unknown">
        <w:r>
          <w:rPr>
            <w:rStyle w:val="woocommerce-price-amount"/>
          </w:rPr>
          <w:t>4.320,00 </w:t>
        </w:r>
        <w:r>
          <w:rPr>
            <w:rStyle w:val="woocommerce-price-currencysymbol"/>
          </w:rPr>
          <w:t>EGP</w:t>
        </w:r>
      </w:ins>
      <w:r>
        <w:rPr>
          <w:rStyle w:val="screen-reader-text"/>
          <w:rtl/>
        </w:rPr>
        <w:t>السعر الحالي هو: 4.320,00</w:t>
      </w:r>
      <w:r>
        <w:rPr>
          <w:rStyle w:val="screen-reader-text"/>
        </w:rPr>
        <w:t> EGP.</w:t>
      </w:r>
    </w:p>
    <w:p w:rsidR="00023BF0" w:rsidRDefault="00023BF0" w:rsidP="00023BF0">
      <w:pPr>
        <w:pStyle w:val="Heading4"/>
        <w:jc w:val="right"/>
      </w:pPr>
      <w:r>
        <w:rPr>
          <w:rStyle w:val="Strong"/>
          <w:b w:val="0"/>
          <w:bCs w:val="0"/>
          <w:color w:val="993300"/>
          <w:rtl/>
        </w:rPr>
        <w:t>طبق كريستال ونحاس 2 يد برونز ايطالي</w:t>
      </w:r>
    </w:p>
    <w:p w:rsidR="00023BF0" w:rsidRDefault="00023BF0" w:rsidP="00023BF0">
      <w:pPr>
        <w:pStyle w:val="NormalWeb"/>
        <w:jc w:val="right"/>
        <w:rPr>
          <w:rStyle w:val="Strong"/>
          <w:rtl/>
        </w:rPr>
      </w:pPr>
      <w:r>
        <w:rPr>
          <w:rStyle w:val="Strong"/>
          <w:rtl/>
        </w:rPr>
        <w:t>ارتفاع 29سم قطر 32سم عرض 54سم</w:t>
      </w:r>
      <w:r>
        <w:br/>
      </w:r>
      <w:r>
        <w:rPr>
          <w:rStyle w:val="Strong"/>
          <w:rtl/>
        </w:rPr>
        <w:t>ضمان 10 سنوات</w:t>
      </w:r>
    </w:p>
    <w:p w:rsidR="00AC613E" w:rsidRPr="00AC613E" w:rsidRDefault="00AC613E" w:rsidP="00AC613E">
      <w:pPr>
        <w:pStyle w:val="NormalWeb"/>
        <w:rPr>
          <w:rStyle w:val="Strong"/>
          <w:lang w:bidi="ar-EG"/>
        </w:rPr>
      </w:pPr>
      <w:r w:rsidRPr="00AC613E">
        <w:rPr>
          <w:rStyle w:val="Strong"/>
          <w:lang w:bidi="ar-EG"/>
        </w:rPr>
        <w:t xml:space="preserve">Crystal and copper plate, 2 Italian bronze hands </w:t>
      </w:r>
    </w:p>
    <w:p w:rsidR="00AC613E" w:rsidRPr="00AC613E" w:rsidRDefault="00AC613E" w:rsidP="00AC613E">
      <w:pPr>
        <w:pStyle w:val="NormalWeb"/>
        <w:rPr>
          <w:rStyle w:val="Strong"/>
          <w:lang w:bidi="ar-EG"/>
        </w:rPr>
      </w:pPr>
      <w:r w:rsidRPr="00AC613E">
        <w:rPr>
          <w:rStyle w:val="Strong"/>
          <w:lang w:bidi="ar-EG"/>
        </w:rPr>
        <w:t>5.080.00 EGP The original price is: 5.080.00 EGP. 4.320.00 EGP The current price is: 4.320.00 EGP.</w:t>
      </w:r>
    </w:p>
    <w:p w:rsidR="00AC613E" w:rsidRPr="00AC613E" w:rsidRDefault="00AC613E" w:rsidP="00AC613E">
      <w:pPr>
        <w:pStyle w:val="NormalWeb"/>
        <w:rPr>
          <w:rStyle w:val="Strong"/>
          <w:lang w:bidi="ar-EG"/>
        </w:rPr>
      </w:pPr>
      <w:r w:rsidRPr="00AC613E">
        <w:rPr>
          <w:rStyle w:val="Strong"/>
          <w:lang w:bidi="ar-EG"/>
        </w:rPr>
        <w:t>Crystal and copper plate, 2 Italian bronze hands</w:t>
      </w:r>
    </w:p>
    <w:p w:rsidR="00AC613E" w:rsidRPr="00AC613E" w:rsidRDefault="00AC613E" w:rsidP="00AC613E">
      <w:pPr>
        <w:pStyle w:val="NormalWeb"/>
        <w:rPr>
          <w:rStyle w:val="Strong"/>
          <w:lang w:bidi="ar-EG"/>
        </w:rPr>
      </w:pPr>
      <w:r w:rsidRPr="00AC613E">
        <w:rPr>
          <w:rStyle w:val="Strong"/>
          <w:lang w:bidi="ar-EG"/>
        </w:rPr>
        <w:t>Height 29cm, diameter 32cm, width 54cm</w:t>
      </w:r>
    </w:p>
    <w:p w:rsidR="00AC613E" w:rsidRDefault="00AC613E" w:rsidP="00AC613E">
      <w:pPr>
        <w:pStyle w:val="NormalWeb"/>
        <w:rPr>
          <w:rStyle w:val="Strong"/>
          <w:rtl/>
          <w:lang w:bidi="ar-EG"/>
        </w:rPr>
      </w:pPr>
      <w:proofErr w:type="gramStart"/>
      <w:r w:rsidRPr="00AC613E">
        <w:rPr>
          <w:rStyle w:val="Strong"/>
          <w:lang w:bidi="ar-EG"/>
        </w:rPr>
        <w:t>10 year</w:t>
      </w:r>
      <w:proofErr w:type="gramEnd"/>
      <w:r w:rsidRPr="00AC613E">
        <w:rPr>
          <w:rStyle w:val="Strong"/>
          <w:lang w:bidi="ar-EG"/>
        </w:rPr>
        <w:t xml:space="preserve"> warranty</w:t>
      </w:r>
    </w:p>
    <w:p w:rsidR="00141301" w:rsidRDefault="00141301" w:rsidP="00141301">
      <w:pPr>
        <w:pStyle w:val="NormalWeb"/>
        <w:jc w:val="right"/>
      </w:pPr>
    </w:p>
    <w:p w:rsidR="00141301" w:rsidRDefault="00141301" w:rsidP="00141301">
      <w:pPr>
        <w:rPr>
          <w:lang w:bidi="ar-EG"/>
        </w:rPr>
      </w:pPr>
      <w:r>
        <w:rPr>
          <w:noProof/>
        </w:rPr>
        <w:drawing>
          <wp:inline distT="0" distB="0" distL="0" distR="0" wp14:anchorId="50A16F11" wp14:editId="5C2EB0B2">
            <wp:extent cx="5274310" cy="5274310"/>
            <wp:effectExtent l="0" t="0" r="2540" b="2540"/>
            <wp:docPr id="38" name="Picture 38" descr="طبق كريستال ونحاس كورة نقش بوهيم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طبق كريستال ونحاس كورة نقش بوهيمي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01" w:rsidRDefault="00141301" w:rsidP="00141301">
      <w:pPr>
        <w:rPr>
          <w:lang w:bidi="ar-EG"/>
        </w:rPr>
      </w:pPr>
    </w:p>
    <w:p w:rsidR="00141301" w:rsidRDefault="00141301" w:rsidP="00141301">
      <w:pPr>
        <w:pStyle w:val="Heading1"/>
      </w:pPr>
      <w:r>
        <w:rPr>
          <w:rtl/>
        </w:rPr>
        <w:t xml:space="preserve">طبق كريستال ونحاس كورة نقش </w:t>
      </w:r>
      <w:proofErr w:type="spellStart"/>
      <w:r>
        <w:rPr>
          <w:rtl/>
        </w:rPr>
        <w:t>بوهيمي</w:t>
      </w:r>
      <w:proofErr w:type="spellEnd"/>
      <w:r>
        <w:rPr>
          <w:rtl/>
        </w:rPr>
        <w:t xml:space="preserve"> </w:t>
      </w:r>
    </w:p>
    <w:p w:rsidR="00141301" w:rsidRDefault="00141301" w:rsidP="00141301">
      <w:pPr>
        <w:pStyle w:val="price"/>
      </w:pPr>
      <w:del w:id="12" w:author="Unknown">
        <w:r>
          <w:rPr>
            <w:rStyle w:val="woocommerce-price-amount"/>
          </w:rPr>
          <w:delText>5.380,00 </w:delText>
        </w:r>
        <w:r>
          <w:rPr>
            <w:rStyle w:val="woocommerce-price-currencysymbol"/>
          </w:rPr>
          <w:delText>EGP</w:delText>
        </w:r>
      </w:del>
      <w:r>
        <w:t xml:space="preserve"> </w:t>
      </w:r>
      <w:r>
        <w:rPr>
          <w:rStyle w:val="screen-reader-text"/>
          <w:rtl/>
        </w:rPr>
        <w:t>السعر الأصلي هو: 5.380,00</w:t>
      </w:r>
      <w:r>
        <w:rPr>
          <w:rStyle w:val="screen-reader-text"/>
        </w:rPr>
        <w:t> EGP.</w:t>
      </w:r>
      <w:ins w:id="13" w:author="Unknown">
        <w:r>
          <w:rPr>
            <w:rStyle w:val="woocommerce-price-amount"/>
          </w:rPr>
          <w:t>4.580,00 </w:t>
        </w:r>
        <w:r>
          <w:rPr>
            <w:rStyle w:val="woocommerce-price-currencysymbol"/>
          </w:rPr>
          <w:t>EGP</w:t>
        </w:r>
      </w:ins>
      <w:r>
        <w:rPr>
          <w:rStyle w:val="screen-reader-text"/>
          <w:rtl/>
        </w:rPr>
        <w:t>السعر الحالي هو: 4.580,00</w:t>
      </w:r>
      <w:r>
        <w:rPr>
          <w:rStyle w:val="screen-reader-text"/>
        </w:rPr>
        <w:t> EGP.</w:t>
      </w:r>
    </w:p>
    <w:p w:rsidR="00141301" w:rsidRDefault="00141301" w:rsidP="00141301">
      <w:pPr>
        <w:pStyle w:val="Heading4"/>
        <w:jc w:val="right"/>
      </w:pPr>
      <w:r>
        <w:rPr>
          <w:color w:val="993300"/>
          <w:rtl/>
        </w:rPr>
        <w:t xml:space="preserve">طبق كريستال ونحاس كورة نقش </w:t>
      </w:r>
      <w:proofErr w:type="spellStart"/>
      <w:r>
        <w:rPr>
          <w:color w:val="993300"/>
          <w:rtl/>
        </w:rPr>
        <w:t>بوهيمي</w:t>
      </w:r>
      <w:proofErr w:type="spellEnd"/>
    </w:p>
    <w:p w:rsidR="00141301" w:rsidRDefault="00141301" w:rsidP="00141301">
      <w:pPr>
        <w:pStyle w:val="NormalWeb"/>
        <w:rPr>
          <w:rStyle w:val="Strong"/>
          <w:rtl/>
        </w:rPr>
      </w:pPr>
      <w:r>
        <w:rPr>
          <w:rStyle w:val="Strong"/>
          <w:rtl/>
        </w:rPr>
        <w:t>ارتفاع 27سم قطر 27سم عرض 36سم</w:t>
      </w:r>
      <w:r>
        <w:rPr>
          <w:b/>
          <w:bCs/>
        </w:rPr>
        <w:br/>
      </w:r>
      <w:r>
        <w:rPr>
          <w:rStyle w:val="Strong"/>
          <w:rtl/>
        </w:rPr>
        <w:t>ضمان 10 سنوات</w:t>
      </w:r>
    </w:p>
    <w:p w:rsidR="00AC613E" w:rsidRDefault="00AC613E" w:rsidP="00AC613E">
      <w:pPr>
        <w:pStyle w:val="NormalWeb"/>
      </w:pPr>
      <w:r>
        <w:t xml:space="preserve">Crystal and copper plate, bohemian pattern </w:t>
      </w:r>
    </w:p>
    <w:p w:rsidR="00AC613E" w:rsidRDefault="00AC613E" w:rsidP="00AC613E">
      <w:pPr>
        <w:pStyle w:val="NormalWeb"/>
      </w:pPr>
      <w:r>
        <w:t>5.380,00 EGP The original price is: 5.380,00 EGP.4.580,00 EGP The current price is: 4.580,00 EGP.</w:t>
      </w:r>
    </w:p>
    <w:p w:rsidR="00AC613E" w:rsidRDefault="00AC613E" w:rsidP="00AC613E">
      <w:pPr>
        <w:pStyle w:val="NormalWeb"/>
      </w:pPr>
      <w:r>
        <w:t>Crystal and copper plate, bohemian pattern</w:t>
      </w:r>
    </w:p>
    <w:p w:rsidR="00AC613E" w:rsidRDefault="00AC613E" w:rsidP="00AC613E">
      <w:pPr>
        <w:pStyle w:val="NormalWeb"/>
      </w:pPr>
      <w:r>
        <w:t>Height 27cm, diameter 27cm, width 36cm</w:t>
      </w:r>
    </w:p>
    <w:p w:rsidR="00AC613E" w:rsidRDefault="00AC613E" w:rsidP="00AC613E">
      <w:pPr>
        <w:pStyle w:val="NormalWeb"/>
      </w:pPr>
      <w:proofErr w:type="gramStart"/>
      <w:r>
        <w:t>10 year</w:t>
      </w:r>
      <w:proofErr w:type="gramEnd"/>
      <w:r>
        <w:t xml:space="preserve"> warranty</w:t>
      </w:r>
    </w:p>
    <w:p w:rsidR="00141301" w:rsidRDefault="00141301" w:rsidP="00141301">
      <w:pPr>
        <w:rPr>
          <w:lang w:bidi="ar-EG"/>
        </w:rPr>
      </w:pPr>
      <w:r>
        <w:rPr>
          <w:noProof/>
        </w:rPr>
        <w:drawing>
          <wp:inline distT="0" distB="0" distL="0" distR="0" wp14:anchorId="063D8E7C" wp14:editId="028FDB28">
            <wp:extent cx="5274310" cy="5274310"/>
            <wp:effectExtent l="0" t="0" r="2540" b="2540"/>
            <wp:docPr id="39" name="Picture 39" descr="طبق كريستال ونحاس نقش بوهيمي مرب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طبق كريستال ونحاس نقش بوهيمي مربع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01" w:rsidRDefault="00141301" w:rsidP="00141301">
      <w:pPr>
        <w:rPr>
          <w:lang w:bidi="ar-EG"/>
        </w:rPr>
      </w:pPr>
    </w:p>
    <w:p w:rsidR="00141301" w:rsidRDefault="00141301" w:rsidP="00141301">
      <w:pPr>
        <w:pStyle w:val="Heading1"/>
      </w:pPr>
      <w:r>
        <w:rPr>
          <w:rtl/>
        </w:rPr>
        <w:t xml:space="preserve">طبق كريستال ونحاس نقش </w:t>
      </w:r>
      <w:proofErr w:type="spellStart"/>
      <w:r>
        <w:rPr>
          <w:rtl/>
        </w:rPr>
        <w:t>بوهيمي</w:t>
      </w:r>
      <w:proofErr w:type="spellEnd"/>
      <w:r>
        <w:rPr>
          <w:rtl/>
        </w:rPr>
        <w:t xml:space="preserve"> مربع </w:t>
      </w:r>
    </w:p>
    <w:p w:rsidR="00141301" w:rsidRDefault="00141301" w:rsidP="00141301">
      <w:pPr>
        <w:pStyle w:val="price"/>
      </w:pPr>
      <w:del w:id="14" w:author="Unknown">
        <w:r>
          <w:rPr>
            <w:rStyle w:val="woocommerce-price-amount"/>
          </w:rPr>
          <w:delText>5.430,00 </w:delText>
        </w:r>
        <w:r>
          <w:rPr>
            <w:rStyle w:val="woocommerce-price-currencysymbol"/>
          </w:rPr>
          <w:delText>EGP</w:delText>
        </w:r>
      </w:del>
      <w:r>
        <w:t xml:space="preserve"> </w:t>
      </w:r>
      <w:r>
        <w:rPr>
          <w:rStyle w:val="screen-reader-text"/>
          <w:rtl/>
        </w:rPr>
        <w:t>السعر الأصلي هو: 5.430,00</w:t>
      </w:r>
      <w:r>
        <w:rPr>
          <w:rStyle w:val="screen-reader-text"/>
        </w:rPr>
        <w:t> EGP.</w:t>
      </w:r>
      <w:ins w:id="15" w:author="Unknown">
        <w:r>
          <w:rPr>
            <w:rStyle w:val="woocommerce-price-amount"/>
          </w:rPr>
          <w:t>4.620,00 </w:t>
        </w:r>
        <w:r>
          <w:rPr>
            <w:rStyle w:val="woocommerce-price-currencysymbol"/>
          </w:rPr>
          <w:t>EGP</w:t>
        </w:r>
      </w:ins>
      <w:r>
        <w:rPr>
          <w:rStyle w:val="screen-reader-text"/>
          <w:rtl/>
        </w:rPr>
        <w:t>السعر الحالي هو: 4.620,00</w:t>
      </w:r>
      <w:r>
        <w:rPr>
          <w:rStyle w:val="screen-reader-text"/>
        </w:rPr>
        <w:t> EGP.</w:t>
      </w:r>
    </w:p>
    <w:p w:rsidR="00141301" w:rsidRDefault="00141301" w:rsidP="00141301">
      <w:pPr>
        <w:pStyle w:val="Heading4"/>
        <w:jc w:val="right"/>
      </w:pPr>
      <w:r>
        <w:rPr>
          <w:color w:val="993300"/>
          <w:rtl/>
        </w:rPr>
        <w:t xml:space="preserve">طبق كريستال ونحاس نقش </w:t>
      </w:r>
      <w:proofErr w:type="spellStart"/>
      <w:r>
        <w:rPr>
          <w:color w:val="993300"/>
          <w:rtl/>
        </w:rPr>
        <w:t>بوهيمي</w:t>
      </w:r>
      <w:proofErr w:type="spellEnd"/>
      <w:r>
        <w:rPr>
          <w:color w:val="993300"/>
          <w:rtl/>
        </w:rPr>
        <w:t xml:space="preserve"> مربع</w:t>
      </w:r>
    </w:p>
    <w:p w:rsidR="00141301" w:rsidRDefault="00141301" w:rsidP="00141301">
      <w:pPr>
        <w:pStyle w:val="NormalWeb"/>
        <w:jc w:val="right"/>
        <w:rPr>
          <w:rStyle w:val="Strong"/>
          <w:rtl/>
          <w:lang w:bidi="ar-EG"/>
        </w:rPr>
      </w:pPr>
      <w:r>
        <w:rPr>
          <w:rStyle w:val="Strong"/>
          <w:rtl/>
        </w:rPr>
        <w:t>ارتفاع 21سم مقاس 29سم * 29سم</w:t>
      </w:r>
      <w:r>
        <w:rPr>
          <w:b/>
          <w:bCs/>
        </w:rPr>
        <w:br/>
      </w:r>
      <w:r>
        <w:rPr>
          <w:rStyle w:val="Strong"/>
          <w:rtl/>
        </w:rPr>
        <w:t>ضمان 10 سنوا</w:t>
      </w:r>
      <w:r>
        <w:rPr>
          <w:rStyle w:val="Strong"/>
          <w:rFonts w:hint="cs"/>
          <w:rtl/>
          <w:lang w:bidi="ar-EG"/>
        </w:rPr>
        <w:t>ت</w:t>
      </w:r>
    </w:p>
    <w:p w:rsidR="00AC613E" w:rsidRDefault="00AC613E" w:rsidP="00AC613E">
      <w:pPr>
        <w:pStyle w:val="NormalWeb"/>
        <w:rPr>
          <w:lang w:bidi="ar-EG"/>
        </w:rPr>
      </w:pPr>
      <w:r>
        <w:rPr>
          <w:lang w:bidi="ar-EG"/>
        </w:rPr>
        <w:t xml:space="preserve">Bohemian square brass and crystal plate </w:t>
      </w:r>
    </w:p>
    <w:p w:rsidR="00AC613E" w:rsidRDefault="00AC613E" w:rsidP="00AC613E">
      <w:pPr>
        <w:pStyle w:val="NormalWeb"/>
        <w:rPr>
          <w:lang w:bidi="ar-EG"/>
        </w:rPr>
      </w:pPr>
      <w:r>
        <w:rPr>
          <w:lang w:bidi="ar-EG"/>
        </w:rPr>
        <w:t>5.430,00 EGP The original price is: 5.430,00 EGP. 4.620,00 EGP The current price is: 4.620,00 EGP.</w:t>
      </w:r>
    </w:p>
    <w:p w:rsidR="00AC613E" w:rsidRDefault="00AC613E" w:rsidP="00AC613E">
      <w:pPr>
        <w:pStyle w:val="NormalWeb"/>
        <w:rPr>
          <w:lang w:bidi="ar-EG"/>
        </w:rPr>
      </w:pPr>
      <w:r>
        <w:rPr>
          <w:lang w:bidi="ar-EG"/>
        </w:rPr>
        <w:t>Bohemian square brass and crystal plate</w:t>
      </w:r>
    </w:p>
    <w:p w:rsidR="00AC613E" w:rsidRDefault="00AC613E" w:rsidP="00AC613E">
      <w:pPr>
        <w:pStyle w:val="NormalWeb"/>
        <w:rPr>
          <w:lang w:bidi="ar-EG"/>
        </w:rPr>
      </w:pPr>
      <w:r>
        <w:rPr>
          <w:lang w:bidi="ar-EG"/>
        </w:rPr>
        <w:t>Height 21cm, size 29cm * 29cm</w:t>
      </w:r>
    </w:p>
    <w:p w:rsidR="00AC613E" w:rsidRDefault="00AC613E" w:rsidP="00AC613E">
      <w:pPr>
        <w:pStyle w:val="NormalWeb"/>
        <w:rPr>
          <w:rFonts w:hint="cs"/>
          <w:lang w:bidi="ar-EG"/>
        </w:rPr>
      </w:pPr>
      <w:proofErr w:type="gramStart"/>
      <w:r>
        <w:rPr>
          <w:lang w:bidi="ar-EG"/>
        </w:rPr>
        <w:t>10 year</w:t>
      </w:r>
      <w:proofErr w:type="gramEnd"/>
      <w:r>
        <w:rPr>
          <w:lang w:bidi="ar-EG"/>
        </w:rPr>
        <w:t xml:space="preserve"> warranty</w:t>
      </w:r>
    </w:p>
    <w:p w:rsidR="00141301" w:rsidRDefault="00141301" w:rsidP="00141301">
      <w:pPr>
        <w:rPr>
          <w:lang w:bidi="ar-EG"/>
        </w:rPr>
      </w:pPr>
      <w:r>
        <w:rPr>
          <w:noProof/>
        </w:rPr>
        <w:drawing>
          <wp:inline distT="0" distB="0" distL="0" distR="0" wp14:anchorId="63D7322B" wp14:editId="51AC9502">
            <wp:extent cx="5274310" cy="5274310"/>
            <wp:effectExtent l="0" t="0" r="2540" b="2540"/>
            <wp:docPr id="42" name="Picture 42" descr="شيالة كريستال ونحاس 3 دراع برونز ايطال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شيالة كريستال ونحاس 3 دراع برونز ايطالي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01" w:rsidRDefault="00141301" w:rsidP="00141301">
      <w:pPr>
        <w:rPr>
          <w:lang w:bidi="ar-EG"/>
        </w:rPr>
      </w:pPr>
    </w:p>
    <w:p w:rsidR="00141301" w:rsidRDefault="00141301" w:rsidP="00141301">
      <w:pPr>
        <w:pStyle w:val="Heading1"/>
      </w:pPr>
      <w:r>
        <w:rPr>
          <w:rtl/>
        </w:rPr>
        <w:t xml:space="preserve">شيالة كريستال ونحاس 3 دراع برونز ايطالي </w:t>
      </w:r>
    </w:p>
    <w:p w:rsidR="00141301" w:rsidRDefault="00141301" w:rsidP="00141301">
      <w:pPr>
        <w:pStyle w:val="price"/>
      </w:pPr>
      <w:del w:id="16" w:author="Unknown">
        <w:r>
          <w:rPr>
            <w:rStyle w:val="woocommerce-price-amount"/>
          </w:rPr>
          <w:delText>5.400,00 </w:delText>
        </w:r>
        <w:r>
          <w:rPr>
            <w:rStyle w:val="woocommerce-price-currencysymbol"/>
          </w:rPr>
          <w:delText>EGP</w:delText>
        </w:r>
      </w:del>
      <w:r>
        <w:t xml:space="preserve"> </w:t>
      </w:r>
      <w:r>
        <w:rPr>
          <w:rStyle w:val="screen-reader-text"/>
          <w:rtl/>
        </w:rPr>
        <w:t>السعر الأصلي هو: 5.400,00</w:t>
      </w:r>
      <w:r>
        <w:rPr>
          <w:rStyle w:val="screen-reader-text"/>
        </w:rPr>
        <w:t> EGP.</w:t>
      </w:r>
      <w:ins w:id="17" w:author="Unknown">
        <w:r>
          <w:rPr>
            <w:rStyle w:val="woocommerce-price-amount"/>
          </w:rPr>
          <w:t>4.590,00 </w:t>
        </w:r>
        <w:r>
          <w:rPr>
            <w:rStyle w:val="woocommerce-price-currencysymbol"/>
          </w:rPr>
          <w:t>EGP</w:t>
        </w:r>
      </w:ins>
      <w:r>
        <w:rPr>
          <w:rStyle w:val="screen-reader-text"/>
          <w:rtl/>
        </w:rPr>
        <w:t>السعر الحالي هو: 4.590,00</w:t>
      </w:r>
      <w:r>
        <w:rPr>
          <w:rStyle w:val="screen-reader-text"/>
        </w:rPr>
        <w:t> EGP.</w:t>
      </w:r>
    </w:p>
    <w:p w:rsidR="00141301" w:rsidRDefault="00141301" w:rsidP="00141301">
      <w:pPr>
        <w:pStyle w:val="Heading4"/>
        <w:jc w:val="right"/>
      </w:pPr>
      <w:r>
        <w:rPr>
          <w:rStyle w:val="Strong"/>
          <w:b w:val="0"/>
          <w:bCs w:val="0"/>
          <w:color w:val="993300"/>
          <w:rtl/>
        </w:rPr>
        <w:t>شيالة كريستال ونحاس 3 دراع برونز ايطالي</w:t>
      </w:r>
    </w:p>
    <w:p w:rsidR="00141301" w:rsidRDefault="00141301" w:rsidP="00141301">
      <w:pPr>
        <w:pStyle w:val="NormalWeb"/>
        <w:jc w:val="right"/>
        <w:rPr>
          <w:rStyle w:val="Strong"/>
          <w:rtl/>
          <w:lang w:bidi="ar-EG"/>
        </w:rPr>
      </w:pPr>
      <w:r>
        <w:rPr>
          <w:rStyle w:val="Strong"/>
          <w:rtl/>
        </w:rPr>
        <w:t>كريستال الماني</w:t>
      </w:r>
      <w:r>
        <w:br/>
      </w:r>
      <w:r>
        <w:rPr>
          <w:rStyle w:val="Strong"/>
          <w:rtl/>
        </w:rPr>
        <w:t>ارتفاع 54سم عرض 48سم</w:t>
      </w:r>
      <w:r>
        <w:rPr>
          <w:b/>
          <w:bCs/>
        </w:rPr>
        <w:br/>
      </w:r>
      <w:r>
        <w:rPr>
          <w:rStyle w:val="Strong"/>
          <w:rtl/>
        </w:rPr>
        <w:t>ضمان 10 سنوات</w:t>
      </w:r>
    </w:p>
    <w:p w:rsidR="00AC613E" w:rsidRDefault="00AC613E" w:rsidP="004A6AED">
      <w:pPr>
        <w:pStyle w:val="NormalWeb"/>
        <w:rPr>
          <w:lang w:bidi="ar-EG"/>
        </w:rPr>
      </w:pPr>
      <w:bookmarkStart w:id="18" w:name="_GoBack"/>
      <w:r>
        <w:rPr>
          <w:lang w:bidi="ar-EG"/>
        </w:rPr>
        <w:t xml:space="preserve">Crystal and copper carrier, 3 Italian bronze arms </w:t>
      </w:r>
    </w:p>
    <w:p w:rsidR="00AC613E" w:rsidRDefault="00AC613E" w:rsidP="004A6AED">
      <w:pPr>
        <w:pStyle w:val="NormalWeb"/>
        <w:rPr>
          <w:lang w:bidi="ar-EG"/>
        </w:rPr>
      </w:pPr>
      <w:r>
        <w:rPr>
          <w:lang w:bidi="ar-EG"/>
        </w:rPr>
        <w:t>5.400.00 EGP The original price is: 5.400.00 EGP. 4.590.00 EGP The current price is: 4.590.00 EGP.</w:t>
      </w:r>
    </w:p>
    <w:p w:rsidR="00AC613E" w:rsidRDefault="00AC613E" w:rsidP="004A6AED">
      <w:pPr>
        <w:pStyle w:val="NormalWeb"/>
        <w:rPr>
          <w:lang w:bidi="ar-EG"/>
        </w:rPr>
      </w:pPr>
      <w:r>
        <w:rPr>
          <w:lang w:bidi="ar-EG"/>
        </w:rPr>
        <w:t>Crystal and copper carrier, 3 Italian bronze arms</w:t>
      </w:r>
    </w:p>
    <w:p w:rsidR="00AC613E" w:rsidRDefault="00AC613E" w:rsidP="004A6AED">
      <w:pPr>
        <w:pStyle w:val="NormalWeb"/>
        <w:rPr>
          <w:lang w:bidi="ar-EG"/>
        </w:rPr>
      </w:pPr>
      <w:r>
        <w:rPr>
          <w:lang w:bidi="ar-EG"/>
        </w:rPr>
        <w:t>German crystal</w:t>
      </w:r>
    </w:p>
    <w:p w:rsidR="00AC613E" w:rsidRDefault="00AC613E" w:rsidP="004A6AED">
      <w:pPr>
        <w:pStyle w:val="NormalWeb"/>
        <w:rPr>
          <w:lang w:bidi="ar-EG"/>
        </w:rPr>
      </w:pPr>
      <w:r>
        <w:rPr>
          <w:lang w:bidi="ar-EG"/>
        </w:rPr>
        <w:t>Height 54cm, width 48cm</w:t>
      </w:r>
    </w:p>
    <w:bookmarkEnd w:id="18"/>
    <w:p w:rsidR="00AC613E" w:rsidRDefault="00AC613E" w:rsidP="00AC613E">
      <w:pPr>
        <w:pStyle w:val="NormalWeb"/>
        <w:jc w:val="right"/>
        <w:rPr>
          <w:rFonts w:hint="cs"/>
          <w:lang w:bidi="ar-EG"/>
        </w:rPr>
      </w:pPr>
      <w:proofErr w:type="gramStart"/>
      <w:r>
        <w:rPr>
          <w:lang w:bidi="ar-EG"/>
        </w:rPr>
        <w:t>10 year</w:t>
      </w:r>
      <w:proofErr w:type="gramEnd"/>
      <w:r>
        <w:rPr>
          <w:lang w:bidi="ar-EG"/>
        </w:rPr>
        <w:t xml:space="preserve"> warranty</w:t>
      </w:r>
    </w:p>
    <w:p w:rsidR="00141301" w:rsidRDefault="00141301" w:rsidP="00141301">
      <w:pPr>
        <w:rPr>
          <w:lang w:bidi="ar-EG"/>
        </w:rPr>
      </w:pPr>
      <w:r>
        <w:rPr>
          <w:noProof/>
        </w:rPr>
        <w:drawing>
          <wp:inline distT="0" distB="0" distL="0" distR="0" wp14:anchorId="64DD4218" wp14:editId="173D80CB">
            <wp:extent cx="5274310" cy="5274310"/>
            <wp:effectExtent l="0" t="0" r="2540" b="2540"/>
            <wp:docPr id="43" name="Picture 43" descr="طبق مكسرات كريستال ونحاس نقش بوهيم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طبق مكسرات كريستال ونحاس نقش بوهيمي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01" w:rsidRDefault="00141301" w:rsidP="00141301">
      <w:pPr>
        <w:rPr>
          <w:lang w:bidi="ar-EG"/>
        </w:rPr>
      </w:pPr>
    </w:p>
    <w:p w:rsidR="00141301" w:rsidRDefault="00141301" w:rsidP="00141301">
      <w:pPr>
        <w:pStyle w:val="Heading1"/>
      </w:pPr>
      <w:r>
        <w:rPr>
          <w:rtl/>
        </w:rPr>
        <w:t xml:space="preserve">طبق مكسرات كريستال ونحاس نقش </w:t>
      </w:r>
      <w:proofErr w:type="spellStart"/>
      <w:r>
        <w:rPr>
          <w:rtl/>
        </w:rPr>
        <w:t>بوهيمي</w:t>
      </w:r>
      <w:proofErr w:type="spellEnd"/>
      <w:r>
        <w:rPr>
          <w:rtl/>
        </w:rPr>
        <w:t xml:space="preserve"> </w:t>
      </w:r>
    </w:p>
    <w:p w:rsidR="00141301" w:rsidRDefault="00141301" w:rsidP="00141301">
      <w:pPr>
        <w:pStyle w:val="price"/>
      </w:pPr>
      <w:del w:id="19" w:author="Unknown">
        <w:r>
          <w:rPr>
            <w:rStyle w:val="woocommerce-price-amount"/>
          </w:rPr>
          <w:delText>2.900,00 </w:delText>
        </w:r>
        <w:r>
          <w:rPr>
            <w:rStyle w:val="woocommerce-price-currencysymbol"/>
          </w:rPr>
          <w:delText>EGP</w:delText>
        </w:r>
      </w:del>
      <w:r>
        <w:t xml:space="preserve"> </w:t>
      </w:r>
      <w:r>
        <w:rPr>
          <w:rStyle w:val="screen-reader-text"/>
          <w:rtl/>
        </w:rPr>
        <w:t>السعر الأصلي هو: 2.900,00</w:t>
      </w:r>
      <w:r>
        <w:rPr>
          <w:rStyle w:val="screen-reader-text"/>
        </w:rPr>
        <w:t> EGP.</w:t>
      </w:r>
      <w:ins w:id="20" w:author="Unknown">
        <w:r>
          <w:rPr>
            <w:rStyle w:val="woocommerce-price-amount"/>
          </w:rPr>
          <w:t>2.470,00 </w:t>
        </w:r>
        <w:r>
          <w:rPr>
            <w:rStyle w:val="woocommerce-price-currencysymbol"/>
          </w:rPr>
          <w:t>EGP</w:t>
        </w:r>
      </w:ins>
      <w:r>
        <w:rPr>
          <w:rStyle w:val="screen-reader-text"/>
          <w:rtl/>
        </w:rPr>
        <w:t>السعر الحالي هو: 2.470,00</w:t>
      </w:r>
      <w:r>
        <w:rPr>
          <w:rStyle w:val="screen-reader-text"/>
        </w:rPr>
        <w:t> EGP.</w:t>
      </w:r>
    </w:p>
    <w:p w:rsidR="00141301" w:rsidRDefault="00141301" w:rsidP="00141301">
      <w:pPr>
        <w:pStyle w:val="Heading4"/>
        <w:jc w:val="right"/>
      </w:pPr>
      <w:r>
        <w:rPr>
          <w:color w:val="993300"/>
          <w:rtl/>
        </w:rPr>
        <w:t xml:space="preserve">طبق مكسرات كريستال ونحاس نقش </w:t>
      </w:r>
      <w:proofErr w:type="spellStart"/>
      <w:r>
        <w:rPr>
          <w:color w:val="993300"/>
          <w:rtl/>
        </w:rPr>
        <w:t>بوهيمي</w:t>
      </w:r>
      <w:proofErr w:type="spellEnd"/>
    </w:p>
    <w:p w:rsidR="00141301" w:rsidRDefault="00141301" w:rsidP="00141301">
      <w:pPr>
        <w:pStyle w:val="NormalWeb"/>
        <w:jc w:val="right"/>
        <w:rPr>
          <w:rStyle w:val="Strong"/>
          <w:rtl/>
        </w:rPr>
      </w:pPr>
      <w:r>
        <w:rPr>
          <w:rStyle w:val="Strong"/>
          <w:rtl/>
        </w:rPr>
        <w:t>ارتفاع 15سم مقاس 29سم * 17سم</w:t>
      </w:r>
      <w:r>
        <w:rPr>
          <w:b/>
          <w:bCs/>
        </w:rPr>
        <w:br/>
      </w:r>
      <w:r>
        <w:rPr>
          <w:rStyle w:val="Strong"/>
          <w:rtl/>
        </w:rPr>
        <w:t>ضمان 10 سنوات</w:t>
      </w:r>
    </w:p>
    <w:p w:rsidR="00AC613E" w:rsidRDefault="00AC613E" w:rsidP="00AC613E">
      <w:pPr>
        <w:pStyle w:val="NormalWeb"/>
      </w:pPr>
      <w:r>
        <w:t xml:space="preserve">Bohemian style brass and crystal nut dish </w:t>
      </w:r>
    </w:p>
    <w:p w:rsidR="00AC613E" w:rsidRDefault="00AC613E" w:rsidP="00AC613E">
      <w:pPr>
        <w:pStyle w:val="NormalWeb"/>
      </w:pPr>
      <w:r>
        <w:t>2.900,00 EGP The original price is: 2.900,00 EGP. 2.470,00 EGP The current price is: 2.470,00 EGP.</w:t>
      </w:r>
    </w:p>
    <w:p w:rsidR="00AC613E" w:rsidRDefault="00AC613E" w:rsidP="00AC613E">
      <w:pPr>
        <w:pStyle w:val="NormalWeb"/>
      </w:pPr>
      <w:r>
        <w:t>Bohemian style brass and crystal nut dish</w:t>
      </w:r>
    </w:p>
    <w:p w:rsidR="00AC613E" w:rsidRDefault="00AC613E" w:rsidP="00AC613E">
      <w:pPr>
        <w:pStyle w:val="NormalWeb"/>
      </w:pPr>
      <w:r>
        <w:t>Height 15cm, size 29cm * 17cm</w:t>
      </w:r>
    </w:p>
    <w:p w:rsidR="00AC613E" w:rsidRDefault="00AC613E" w:rsidP="00AC613E">
      <w:pPr>
        <w:pStyle w:val="NormalWeb"/>
      </w:pPr>
      <w:proofErr w:type="gramStart"/>
      <w:r>
        <w:t>10 year</w:t>
      </w:r>
      <w:proofErr w:type="gramEnd"/>
      <w:r>
        <w:t xml:space="preserve"> warranty</w:t>
      </w:r>
    </w:p>
    <w:p w:rsidR="00023BF0" w:rsidRDefault="00023BF0" w:rsidP="00023BF0">
      <w:pPr>
        <w:rPr>
          <w:lang w:bidi="ar-EG"/>
        </w:rPr>
      </w:pPr>
      <w:r>
        <w:rPr>
          <w:noProof/>
        </w:rPr>
        <w:drawing>
          <wp:inline distT="0" distB="0" distL="0" distR="0" wp14:anchorId="714BD31F" wp14:editId="04EF3DC8">
            <wp:extent cx="5274310" cy="5274310"/>
            <wp:effectExtent l="0" t="0" r="2540" b="2540"/>
            <wp:docPr id="33" name="Picture 33" descr="فازة كريستال ونحاس نقش بوهيم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فازة كريستال ونحاس نقش بوهيمي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BF0" w:rsidRDefault="00023BF0" w:rsidP="00023BF0">
      <w:pPr>
        <w:rPr>
          <w:lang w:bidi="ar-EG"/>
        </w:rPr>
      </w:pPr>
    </w:p>
    <w:p w:rsidR="00023BF0" w:rsidRDefault="00023BF0" w:rsidP="00023BF0">
      <w:pPr>
        <w:pStyle w:val="Heading1"/>
      </w:pPr>
      <w:r>
        <w:rPr>
          <w:rtl/>
        </w:rPr>
        <w:t xml:space="preserve">فازة كريستال ونحاس نقش </w:t>
      </w:r>
      <w:proofErr w:type="spellStart"/>
      <w:r>
        <w:rPr>
          <w:rtl/>
        </w:rPr>
        <w:t>بوهيمي</w:t>
      </w:r>
      <w:proofErr w:type="spellEnd"/>
      <w:r>
        <w:rPr>
          <w:rtl/>
        </w:rPr>
        <w:t xml:space="preserve"> </w:t>
      </w:r>
    </w:p>
    <w:p w:rsidR="00023BF0" w:rsidRDefault="00023BF0" w:rsidP="00023BF0">
      <w:pPr>
        <w:pStyle w:val="price"/>
      </w:pPr>
      <w:del w:id="21" w:author="Unknown">
        <w:r>
          <w:rPr>
            <w:rStyle w:val="woocommerce-price-amount"/>
          </w:rPr>
          <w:delText>2.550,00 </w:delText>
        </w:r>
        <w:r>
          <w:rPr>
            <w:rStyle w:val="woocommerce-price-currencysymbol"/>
          </w:rPr>
          <w:delText>EGP</w:delText>
        </w:r>
      </w:del>
      <w:r>
        <w:t xml:space="preserve"> </w:t>
      </w:r>
      <w:r>
        <w:rPr>
          <w:rStyle w:val="screen-reader-text"/>
          <w:rtl/>
        </w:rPr>
        <w:t>السعر الأصلي هو: 2.550,00</w:t>
      </w:r>
      <w:r>
        <w:rPr>
          <w:rStyle w:val="screen-reader-text"/>
        </w:rPr>
        <w:t> EGP.</w:t>
      </w:r>
      <w:ins w:id="22" w:author="Unknown">
        <w:r>
          <w:rPr>
            <w:rStyle w:val="woocommerce-price-amount"/>
          </w:rPr>
          <w:t>2.000,00 </w:t>
        </w:r>
        <w:r>
          <w:rPr>
            <w:rStyle w:val="woocommerce-price-currencysymbol"/>
          </w:rPr>
          <w:t>EGP</w:t>
        </w:r>
      </w:ins>
      <w:r>
        <w:rPr>
          <w:rStyle w:val="screen-reader-text"/>
          <w:rtl/>
        </w:rPr>
        <w:t>السعر الحالي هو: 2.000,00</w:t>
      </w:r>
      <w:r>
        <w:rPr>
          <w:rStyle w:val="screen-reader-text"/>
        </w:rPr>
        <w:t> EGP.</w:t>
      </w:r>
    </w:p>
    <w:p w:rsidR="00023BF0" w:rsidRDefault="00023BF0" w:rsidP="00023BF0">
      <w:pPr>
        <w:pStyle w:val="Heading4"/>
        <w:jc w:val="right"/>
      </w:pPr>
      <w:r>
        <w:rPr>
          <w:rStyle w:val="Strong"/>
          <w:b w:val="0"/>
          <w:bCs w:val="0"/>
          <w:color w:val="993300"/>
          <w:rtl/>
        </w:rPr>
        <w:t xml:space="preserve">فازة كريستال ونحاس نقش </w:t>
      </w:r>
      <w:proofErr w:type="spellStart"/>
      <w:r>
        <w:rPr>
          <w:rStyle w:val="Strong"/>
          <w:b w:val="0"/>
          <w:bCs w:val="0"/>
          <w:color w:val="993300"/>
          <w:rtl/>
        </w:rPr>
        <w:t>بوهيمي</w:t>
      </w:r>
      <w:proofErr w:type="spellEnd"/>
    </w:p>
    <w:p w:rsidR="00023BF0" w:rsidRDefault="00023BF0" w:rsidP="00023BF0">
      <w:pPr>
        <w:pStyle w:val="NormalWeb"/>
        <w:jc w:val="right"/>
        <w:rPr>
          <w:rStyle w:val="Strong"/>
          <w:rtl/>
          <w:lang w:bidi="ar-EG"/>
        </w:rPr>
      </w:pPr>
      <w:r>
        <w:rPr>
          <w:rStyle w:val="Strong"/>
          <w:rtl/>
        </w:rPr>
        <w:t>ارتفاع 32سم قطر 17سم</w:t>
      </w:r>
      <w:r>
        <w:br/>
      </w:r>
      <w:r>
        <w:rPr>
          <w:rStyle w:val="Strong"/>
          <w:rtl/>
        </w:rPr>
        <w:t>ضمان 10 سنوات</w:t>
      </w:r>
    </w:p>
    <w:p w:rsidR="00AC613E" w:rsidRDefault="00AC613E" w:rsidP="00AC613E">
      <w:pPr>
        <w:pStyle w:val="NormalWeb"/>
        <w:rPr>
          <w:lang w:bidi="ar-EG"/>
        </w:rPr>
      </w:pPr>
      <w:r>
        <w:rPr>
          <w:lang w:bidi="ar-EG"/>
        </w:rPr>
        <w:t xml:space="preserve">Crystal and brass vase, bohemian pattern </w:t>
      </w:r>
    </w:p>
    <w:p w:rsidR="00AC613E" w:rsidRDefault="00AC613E" w:rsidP="00AC613E">
      <w:pPr>
        <w:pStyle w:val="NormalWeb"/>
        <w:rPr>
          <w:lang w:bidi="ar-EG"/>
        </w:rPr>
      </w:pPr>
      <w:r>
        <w:rPr>
          <w:lang w:bidi="ar-EG"/>
        </w:rPr>
        <w:t>2.550.00 EGP The original price is: 2.550.00 EGP. 2.000.00 EGP The current price is: 2.000.00 EGP.</w:t>
      </w:r>
    </w:p>
    <w:p w:rsidR="00AC613E" w:rsidRDefault="00AC613E" w:rsidP="00AC613E">
      <w:pPr>
        <w:pStyle w:val="NormalWeb"/>
        <w:rPr>
          <w:lang w:bidi="ar-EG"/>
        </w:rPr>
      </w:pPr>
      <w:r>
        <w:rPr>
          <w:lang w:bidi="ar-EG"/>
        </w:rPr>
        <w:t>Crystal and brass vase, bohemian pattern</w:t>
      </w:r>
    </w:p>
    <w:p w:rsidR="00AC613E" w:rsidRDefault="00AC613E" w:rsidP="00AC613E">
      <w:pPr>
        <w:pStyle w:val="NormalWeb"/>
        <w:rPr>
          <w:lang w:bidi="ar-EG"/>
        </w:rPr>
      </w:pPr>
      <w:r>
        <w:rPr>
          <w:lang w:bidi="ar-EG"/>
        </w:rPr>
        <w:t>Height 32cm, diameter 17cm</w:t>
      </w:r>
    </w:p>
    <w:p w:rsidR="00AC613E" w:rsidRDefault="00AC613E" w:rsidP="00AC613E">
      <w:pPr>
        <w:pStyle w:val="NormalWeb"/>
        <w:rPr>
          <w:rFonts w:hint="cs"/>
          <w:lang w:bidi="ar-EG"/>
        </w:rPr>
      </w:pPr>
      <w:proofErr w:type="gramStart"/>
      <w:r>
        <w:rPr>
          <w:lang w:bidi="ar-EG"/>
        </w:rPr>
        <w:t>10 year</w:t>
      </w:r>
      <w:proofErr w:type="gramEnd"/>
      <w:r>
        <w:rPr>
          <w:lang w:bidi="ar-EG"/>
        </w:rPr>
        <w:t xml:space="preserve"> warranty</w:t>
      </w:r>
    </w:p>
    <w:p w:rsidR="00023BF0" w:rsidRDefault="00023BF0" w:rsidP="00023BF0">
      <w:pPr>
        <w:rPr>
          <w:lang w:bidi="ar-EG"/>
        </w:rPr>
      </w:pPr>
      <w:r>
        <w:rPr>
          <w:noProof/>
        </w:rPr>
        <w:drawing>
          <wp:inline distT="0" distB="0" distL="0" distR="0" wp14:anchorId="6921DC53" wp14:editId="530E3E9B">
            <wp:extent cx="5274310" cy="5274310"/>
            <wp:effectExtent l="0" t="0" r="2540" b="2540"/>
            <wp:docPr id="34" name="Picture 34" descr="كاسوليت كريستال ونحا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كاسوليت كريستال ونحاس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BF0" w:rsidRDefault="00023BF0" w:rsidP="00023BF0">
      <w:pPr>
        <w:rPr>
          <w:lang w:bidi="ar-EG"/>
        </w:rPr>
      </w:pPr>
    </w:p>
    <w:p w:rsidR="00023BF0" w:rsidRDefault="00023BF0" w:rsidP="00023BF0">
      <w:pPr>
        <w:pStyle w:val="Heading1"/>
      </w:pPr>
      <w:proofErr w:type="spellStart"/>
      <w:r>
        <w:rPr>
          <w:rtl/>
        </w:rPr>
        <w:t>كاسوليت</w:t>
      </w:r>
      <w:proofErr w:type="spellEnd"/>
      <w:r>
        <w:rPr>
          <w:rtl/>
        </w:rPr>
        <w:t xml:space="preserve"> كريستال ونحاس </w:t>
      </w:r>
    </w:p>
    <w:p w:rsidR="00023BF0" w:rsidRDefault="00023BF0" w:rsidP="00023BF0">
      <w:pPr>
        <w:pStyle w:val="price"/>
      </w:pPr>
      <w:del w:id="23" w:author="Unknown">
        <w:r>
          <w:rPr>
            <w:rStyle w:val="woocommerce-price-amount"/>
          </w:rPr>
          <w:delText>4.950,00 </w:delText>
        </w:r>
        <w:r>
          <w:rPr>
            <w:rStyle w:val="woocommerce-price-currencysymbol"/>
          </w:rPr>
          <w:delText>EGP</w:delText>
        </w:r>
      </w:del>
      <w:r>
        <w:t xml:space="preserve"> </w:t>
      </w:r>
      <w:r>
        <w:rPr>
          <w:rStyle w:val="screen-reader-text"/>
          <w:rtl/>
        </w:rPr>
        <w:t>السعر الأصلي هو: 4.950,00</w:t>
      </w:r>
      <w:r>
        <w:rPr>
          <w:rStyle w:val="screen-reader-text"/>
        </w:rPr>
        <w:t> EGP.</w:t>
      </w:r>
      <w:ins w:id="24" w:author="Unknown">
        <w:r>
          <w:rPr>
            <w:rStyle w:val="woocommerce-price-amount"/>
          </w:rPr>
          <w:t>4.200,00 </w:t>
        </w:r>
        <w:r>
          <w:rPr>
            <w:rStyle w:val="woocommerce-price-currencysymbol"/>
          </w:rPr>
          <w:t>EGP</w:t>
        </w:r>
      </w:ins>
      <w:r>
        <w:rPr>
          <w:rStyle w:val="screen-reader-text"/>
          <w:rtl/>
        </w:rPr>
        <w:t>السعر الحالي هو: 4.200,00</w:t>
      </w:r>
      <w:r>
        <w:rPr>
          <w:rStyle w:val="screen-reader-text"/>
        </w:rPr>
        <w:t> EGP.</w:t>
      </w:r>
    </w:p>
    <w:p w:rsidR="00023BF0" w:rsidRDefault="00023BF0" w:rsidP="00023BF0">
      <w:pPr>
        <w:pStyle w:val="Heading4"/>
        <w:jc w:val="right"/>
      </w:pPr>
      <w:proofErr w:type="spellStart"/>
      <w:r>
        <w:rPr>
          <w:color w:val="993300"/>
          <w:rtl/>
        </w:rPr>
        <w:t>كاسوليت</w:t>
      </w:r>
      <w:proofErr w:type="spellEnd"/>
      <w:r>
        <w:rPr>
          <w:color w:val="993300"/>
          <w:rtl/>
        </w:rPr>
        <w:t xml:space="preserve"> كريستال ونحاس</w:t>
      </w:r>
    </w:p>
    <w:p w:rsidR="00023BF0" w:rsidRDefault="00023BF0" w:rsidP="00AC613E">
      <w:pPr>
        <w:pStyle w:val="NormalWeb"/>
        <w:jc w:val="right"/>
        <w:rPr>
          <w:rStyle w:val="Strong"/>
          <w:rtl/>
        </w:rPr>
      </w:pPr>
      <w:r>
        <w:rPr>
          <w:rStyle w:val="Strong"/>
          <w:rtl/>
        </w:rPr>
        <w:t>ارتفاع 47سم عرض 30سم</w:t>
      </w:r>
      <w:r>
        <w:br/>
      </w:r>
      <w:r>
        <w:rPr>
          <w:rStyle w:val="Strong"/>
          <w:rtl/>
        </w:rPr>
        <w:t>ضمان 10 سنوات</w:t>
      </w:r>
    </w:p>
    <w:p w:rsidR="00AC613E" w:rsidRDefault="00AC613E" w:rsidP="00AC613E">
      <w:pPr>
        <w:pStyle w:val="NormalWeb"/>
      </w:pPr>
      <w:r>
        <w:t xml:space="preserve">Crystal and copper cassoulet </w:t>
      </w:r>
    </w:p>
    <w:p w:rsidR="00AC613E" w:rsidRDefault="00AC613E" w:rsidP="00AC613E">
      <w:pPr>
        <w:pStyle w:val="NormalWeb"/>
      </w:pPr>
      <w:r>
        <w:t>4.950,00 EGP The original price is: 4.950,00 EGP. 4.200,00 EGP The current price is: 4.200,00 EGP.</w:t>
      </w:r>
    </w:p>
    <w:p w:rsidR="00AC613E" w:rsidRDefault="00AC613E" w:rsidP="00AC613E">
      <w:pPr>
        <w:pStyle w:val="NormalWeb"/>
      </w:pPr>
      <w:r>
        <w:t>Crystal and copper cassoulet</w:t>
      </w:r>
    </w:p>
    <w:p w:rsidR="00AC613E" w:rsidRDefault="00AC613E" w:rsidP="00AC613E">
      <w:pPr>
        <w:pStyle w:val="NormalWeb"/>
      </w:pPr>
      <w:r>
        <w:t>Height 47cm, width 30cm</w:t>
      </w:r>
    </w:p>
    <w:p w:rsidR="00AC613E" w:rsidRDefault="00AC613E" w:rsidP="00AC613E">
      <w:pPr>
        <w:pStyle w:val="NormalWeb"/>
      </w:pPr>
      <w:proofErr w:type="gramStart"/>
      <w:r>
        <w:t>10 year</w:t>
      </w:r>
      <w:proofErr w:type="gramEnd"/>
      <w:r>
        <w:t xml:space="preserve"> warranty</w:t>
      </w:r>
    </w:p>
    <w:p w:rsidR="00023BF0" w:rsidRDefault="00023BF0" w:rsidP="00023BF0">
      <w:pPr>
        <w:rPr>
          <w:lang w:bidi="ar-EG"/>
        </w:rPr>
      </w:pPr>
    </w:p>
    <w:p w:rsidR="00023BF0" w:rsidRPr="00023BF0" w:rsidRDefault="00023BF0" w:rsidP="00023BF0">
      <w:pPr>
        <w:rPr>
          <w:rFonts w:hint="cs"/>
          <w:lang w:bidi="ar-EG"/>
        </w:rPr>
      </w:pPr>
    </w:p>
    <w:sectPr w:rsidR="00023BF0" w:rsidRPr="00023BF0" w:rsidSect="00296F9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BF0"/>
    <w:rsid w:val="00023BF0"/>
    <w:rsid w:val="00141301"/>
    <w:rsid w:val="00296F94"/>
    <w:rsid w:val="004A6AED"/>
    <w:rsid w:val="00AC613E"/>
    <w:rsid w:val="00C76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6B9336"/>
  <w15:chartTrackingRefBased/>
  <w15:docId w15:val="{D3753AEC-099A-4D71-9736-D7B740BF5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023BF0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BF0"/>
    <w:pPr>
      <w:keepNext/>
      <w:keepLines/>
      <w:bidi w:val="0"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3B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B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23BF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BF0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customStyle="1" w:styleId="price">
    <w:name w:val="price"/>
    <w:basedOn w:val="Normal"/>
    <w:rsid w:val="00023BF0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oocommerce-price-amount">
    <w:name w:val="woocommerce-price-amount"/>
    <w:basedOn w:val="DefaultParagraphFont"/>
    <w:rsid w:val="00023BF0"/>
  </w:style>
  <w:style w:type="character" w:customStyle="1" w:styleId="woocommerce-price-currencysymbol">
    <w:name w:val="woocommerce-price-currencysymbol"/>
    <w:basedOn w:val="DefaultParagraphFont"/>
    <w:rsid w:val="00023BF0"/>
  </w:style>
  <w:style w:type="paragraph" w:styleId="NormalWeb">
    <w:name w:val="Normal (Web)"/>
    <w:basedOn w:val="Normal"/>
    <w:uiPriority w:val="99"/>
    <w:unhideWhenUsed/>
    <w:rsid w:val="00023BF0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reen-reader-text">
    <w:name w:val="screen-reader-text"/>
    <w:basedOn w:val="DefaultParagraphFont"/>
    <w:rsid w:val="00023BF0"/>
  </w:style>
  <w:style w:type="character" w:styleId="Strong">
    <w:name w:val="Strong"/>
    <w:basedOn w:val="DefaultParagraphFont"/>
    <w:uiPriority w:val="22"/>
    <w:qFormat/>
    <w:rsid w:val="00023B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16</Pages>
  <Words>795</Words>
  <Characters>4534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بونبونيرة كريستال ونحاس لقمة برونز ايطالي </vt:lpstr>
      <vt:lpstr>بونبونيرة نقش بوهيمي كريستال ونحاس حلزوني </vt:lpstr>
      <vt:lpstr>بونبونيرة كريستال ونحاس نجمة برونز ايطالي </vt:lpstr>
      <vt:lpstr>بونبونيرة كريستال ونحاس شجرة </vt:lpstr>
      <vt:lpstr>شيالة كريستال ونحاس اكس برونز ايطالي </vt:lpstr>
      <vt:lpstr>طبق كريستال ونحاس 2 يد برونز ايطالي </vt:lpstr>
      <vt:lpstr>طبق كريستال ونحاس كورة نقش بوهيمي </vt:lpstr>
      <vt:lpstr>طبق كريستال ونحاس نقش بوهيمي مربع </vt:lpstr>
      <vt:lpstr>شيالة كريستال ونحاس 3 دراع برونز ايطالي </vt:lpstr>
      <vt:lpstr>طبق مكسرات كريستال ونحاس نقش بوهيمي </vt:lpstr>
      <vt:lpstr>فازة كريستال ونحاس نقش بوهيمي </vt:lpstr>
      <vt:lpstr>كاسوليت كريستال ونحاس </vt:lpstr>
    </vt:vector>
  </TitlesOfParts>
  <Company/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2024-10-01T17:58:00Z</dcterms:created>
  <dcterms:modified xsi:type="dcterms:W3CDTF">2024-10-01T19:59:00Z</dcterms:modified>
</cp:coreProperties>
</file>